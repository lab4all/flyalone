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9B2" w:rsidRDefault="00A719B2"/>
    <w:p w:rsidR="00A719B2" w:rsidRPr="00053FDB" w:rsidRDefault="000A7EEC" w:rsidP="00581F55">
      <w:pPr>
        <w:jc w:val="center"/>
        <w:rPr>
          <w:b/>
          <w:sz w:val="44"/>
        </w:rPr>
      </w:pPr>
      <w:proofErr w:type="spellStart"/>
      <w:r>
        <w:rPr>
          <w:rFonts w:hint="eastAsia"/>
          <w:b/>
          <w:sz w:val="44"/>
        </w:rPr>
        <w:t>Git</w:t>
      </w:r>
      <w:proofErr w:type="spellEnd"/>
      <w:r w:rsidR="00B54772">
        <w:rPr>
          <w:rFonts w:hint="eastAsia"/>
          <w:b/>
          <w:sz w:val="44"/>
        </w:rPr>
        <w:t xml:space="preserve"> Management</w:t>
      </w:r>
    </w:p>
    <w:p w:rsidR="00A719B2" w:rsidRPr="00053FDB" w:rsidRDefault="00B54772" w:rsidP="00581F55">
      <w:pPr>
        <w:jc w:val="center"/>
        <w:rPr>
          <w:b/>
          <w:sz w:val="44"/>
        </w:rPr>
      </w:pPr>
      <w:r>
        <w:rPr>
          <w:rFonts w:hint="eastAsia"/>
          <w:b/>
          <w:sz w:val="44"/>
        </w:rPr>
        <w:t>&amp; SW Convention Rule</w:t>
      </w:r>
    </w:p>
    <w:p w:rsidR="00B1307D" w:rsidRPr="00B1307D" w:rsidRDefault="00B1307D" w:rsidP="00581F55">
      <w:pPr>
        <w:ind w:right="400"/>
        <w:jc w:val="center"/>
      </w:pPr>
    </w:p>
    <w:p w:rsidR="00B1307D" w:rsidRPr="00581F55" w:rsidRDefault="00B1307D" w:rsidP="00581F55">
      <w:pPr>
        <w:pStyle w:val="Version"/>
        <w:jc w:val="center"/>
        <w:rPr>
          <w:rFonts w:asciiTheme="minorEastAsia" w:eastAsiaTheme="minorEastAsia" w:hAnsiTheme="minorEastAsia"/>
          <w:b/>
          <w:sz w:val="20"/>
          <w:lang w:eastAsia="ko-KR"/>
        </w:rPr>
      </w:pPr>
      <w:r w:rsidRPr="00581F55">
        <w:rPr>
          <w:rFonts w:asciiTheme="minorEastAsia" w:eastAsiaTheme="minorEastAsia" w:hAnsiTheme="minorEastAsia"/>
          <w:b/>
          <w:sz w:val="20"/>
          <w:lang w:eastAsia="ko-KR"/>
        </w:rPr>
        <w:t xml:space="preserve">Version </w:t>
      </w:r>
      <w:r w:rsidRPr="00581F55">
        <w:rPr>
          <w:rFonts w:asciiTheme="minorEastAsia" w:eastAsiaTheme="minorEastAsia" w:hAnsiTheme="minorEastAsia" w:hint="eastAsia"/>
          <w:b/>
          <w:sz w:val="20"/>
          <w:lang w:eastAsia="ko-KR"/>
        </w:rPr>
        <w:t>0.</w:t>
      </w:r>
      <w:r w:rsidR="000A7EEC">
        <w:rPr>
          <w:rFonts w:asciiTheme="minorEastAsia" w:eastAsiaTheme="minorEastAsia" w:hAnsiTheme="minorEastAsia" w:hint="eastAsia"/>
          <w:b/>
          <w:sz w:val="20"/>
          <w:lang w:eastAsia="ko-KR"/>
        </w:rPr>
        <w:t>1</w:t>
      </w:r>
      <w:r w:rsidR="00F57B00">
        <w:rPr>
          <w:rFonts w:asciiTheme="minorEastAsia" w:eastAsiaTheme="minorEastAsia" w:hAnsiTheme="minorEastAsia" w:hint="eastAsia"/>
          <w:b/>
          <w:sz w:val="20"/>
          <w:lang w:eastAsia="ko-KR"/>
        </w:rPr>
        <w:t xml:space="preserve"> </w:t>
      </w:r>
      <w:r w:rsidRPr="00581F55">
        <w:rPr>
          <w:rFonts w:asciiTheme="minorEastAsia" w:eastAsiaTheme="minorEastAsia" w:hAnsiTheme="minorEastAsia"/>
          <w:b/>
          <w:sz w:val="20"/>
          <w:lang w:eastAsia="ko-KR"/>
        </w:rPr>
        <w:t xml:space="preserve">– </w:t>
      </w:r>
      <w:r w:rsidR="005915BD" w:rsidRPr="00581F55">
        <w:rPr>
          <w:rFonts w:asciiTheme="minorEastAsia" w:eastAsiaTheme="minorEastAsia" w:hAnsiTheme="minorEastAsia"/>
          <w:b/>
          <w:sz w:val="20"/>
          <w:lang w:eastAsia="ko-KR"/>
        </w:rPr>
        <w:fldChar w:fldCharType="begin"/>
      </w:r>
      <w:r w:rsidRPr="00581F55">
        <w:rPr>
          <w:rFonts w:asciiTheme="minorEastAsia" w:eastAsiaTheme="minorEastAsia" w:hAnsiTheme="minorEastAsia"/>
          <w:b/>
          <w:sz w:val="20"/>
          <w:lang w:eastAsia="ko-KR"/>
        </w:rPr>
        <w:instrText xml:space="preserve"> DATE \@ "MMMM d, yyyy" </w:instrText>
      </w:r>
      <w:r w:rsidR="005915BD" w:rsidRPr="00581F55">
        <w:rPr>
          <w:rFonts w:asciiTheme="minorEastAsia" w:eastAsiaTheme="minorEastAsia" w:hAnsiTheme="minorEastAsia"/>
          <w:b/>
          <w:sz w:val="20"/>
          <w:lang w:eastAsia="ko-KR"/>
        </w:rPr>
        <w:fldChar w:fldCharType="separate"/>
      </w:r>
      <w:r w:rsidR="00234F8E">
        <w:rPr>
          <w:rFonts w:asciiTheme="minorEastAsia" w:eastAsiaTheme="minorEastAsia" w:hAnsiTheme="minorEastAsia"/>
          <w:b/>
          <w:sz w:val="20"/>
          <w:lang w:eastAsia="ko-KR"/>
        </w:rPr>
        <w:t>November 3, 2015</w:t>
      </w:r>
      <w:r w:rsidR="005915BD" w:rsidRPr="00581F55">
        <w:rPr>
          <w:rFonts w:asciiTheme="minorEastAsia" w:eastAsiaTheme="minorEastAsia" w:hAnsiTheme="minorEastAsia"/>
          <w:b/>
          <w:sz w:val="20"/>
          <w:lang w:eastAsia="ko-KR"/>
        </w:rPr>
        <w:fldChar w:fldCharType="end"/>
      </w:r>
    </w:p>
    <w:p w:rsidR="00A719B2" w:rsidRDefault="00A719B2" w:rsidP="0017407A">
      <w:pPr>
        <w:jc w:val="right"/>
      </w:pPr>
    </w:p>
    <w:p w:rsidR="00A719B2" w:rsidRDefault="00A719B2" w:rsidP="0017407A">
      <w:pPr>
        <w:jc w:val="right"/>
      </w:pPr>
    </w:p>
    <w:p w:rsidR="00A719B2" w:rsidRDefault="00A719B2" w:rsidP="0017407A">
      <w:pPr>
        <w:jc w:val="right"/>
      </w:pPr>
    </w:p>
    <w:p w:rsidR="00136B24" w:rsidRDefault="00136B24" w:rsidP="0017407A">
      <w:pPr>
        <w:jc w:val="right"/>
      </w:pPr>
    </w:p>
    <w:p w:rsidR="00754897" w:rsidRDefault="00754897" w:rsidP="0017407A">
      <w:pPr>
        <w:jc w:val="right"/>
      </w:pPr>
    </w:p>
    <w:p w:rsidR="009A1FFA" w:rsidRDefault="009A1FFA" w:rsidP="009A1FFA">
      <w:pPr>
        <w:ind w:right="400"/>
        <w:jc w:val="center"/>
      </w:pPr>
    </w:p>
    <w:p w:rsidR="009A1FFA" w:rsidRDefault="009A1FFA" w:rsidP="00DA1A22">
      <w:pPr>
        <w:ind w:right="400"/>
        <w:jc w:val="right"/>
      </w:pPr>
    </w:p>
    <w:p w:rsidR="00873022" w:rsidRDefault="00CF0A7D" w:rsidP="00DA1A22">
      <w:pPr>
        <w:ind w:right="400"/>
        <w:jc w:val="right"/>
      </w:pPr>
      <w:r>
        <w:rPr>
          <w:rFonts w:hint="eastAsia"/>
        </w:rPr>
        <w:t xml:space="preserve">   </w:t>
      </w:r>
    </w:p>
    <w:p w:rsidR="0017407A" w:rsidRDefault="0017407A" w:rsidP="00D20B77">
      <w:pPr>
        <w:jc w:val="center"/>
        <w:rPr>
          <w:noProof/>
        </w:rPr>
      </w:pPr>
    </w:p>
    <w:p w:rsidR="000F0F6E" w:rsidRDefault="000F0F6E" w:rsidP="00D20B77">
      <w:pPr>
        <w:jc w:val="center"/>
        <w:rPr>
          <w:noProof/>
        </w:rPr>
      </w:pPr>
    </w:p>
    <w:p w:rsidR="000F0F6E" w:rsidRDefault="000F0F6E" w:rsidP="00D20B77">
      <w:pPr>
        <w:jc w:val="center"/>
        <w:rPr>
          <w:noProof/>
        </w:rPr>
      </w:pPr>
    </w:p>
    <w:p w:rsidR="000F0F6E" w:rsidRDefault="000F0F6E" w:rsidP="00D20B77">
      <w:pPr>
        <w:jc w:val="center"/>
        <w:rPr>
          <w:noProof/>
        </w:rPr>
      </w:pPr>
    </w:p>
    <w:p w:rsidR="000F0F6E" w:rsidRDefault="000F0F6E" w:rsidP="00D20B77">
      <w:pPr>
        <w:jc w:val="center"/>
        <w:rPr>
          <w:noProof/>
        </w:rPr>
      </w:pPr>
    </w:p>
    <w:p w:rsidR="000F0F6E" w:rsidRDefault="000F0F6E" w:rsidP="00D20B77">
      <w:pPr>
        <w:jc w:val="center"/>
        <w:rPr>
          <w:noProof/>
        </w:rPr>
      </w:pPr>
    </w:p>
    <w:p w:rsidR="000F0F6E" w:rsidRDefault="000F0F6E" w:rsidP="00D20B77">
      <w:pPr>
        <w:jc w:val="center"/>
      </w:pPr>
    </w:p>
    <w:p w:rsidR="00053FDB" w:rsidRPr="00D20B77" w:rsidRDefault="00053FDB" w:rsidP="000F0F6E">
      <w:pPr>
        <w:spacing w:line="240" w:lineRule="auto"/>
        <w:jc w:val="center"/>
        <w:rPr>
          <w:b/>
          <w:sz w:val="32"/>
          <w:szCs w:val="28"/>
        </w:rPr>
      </w:pPr>
      <w:r w:rsidRPr="00D20B77">
        <w:rPr>
          <w:rFonts w:hint="eastAsia"/>
          <w:b/>
          <w:sz w:val="32"/>
          <w:szCs w:val="28"/>
        </w:rPr>
        <w:lastRenderedPageBreak/>
        <w:t>Document Version and Control</w:t>
      </w:r>
    </w:p>
    <w:p w:rsidR="0017407A" w:rsidRDefault="0017407A" w:rsidP="00B753FE">
      <w:pPr>
        <w:spacing w:line="240" w:lineRule="auto"/>
      </w:pPr>
    </w:p>
    <w:p w:rsidR="00053FDB" w:rsidRPr="008053E9" w:rsidRDefault="00053FDB" w:rsidP="00B753FE">
      <w:pPr>
        <w:spacing w:line="240" w:lineRule="auto"/>
        <w:rPr>
          <w:b/>
          <w:sz w:val="24"/>
        </w:rPr>
      </w:pPr>
      <w:r w:rsidRPr="008053E9">
        <w:rPr>
          <w:b/>
          <w:sz w:val="24"/>
        </w:rPr>
        <w:t>Version Control</w:t>
      </w:r>
    </w:p>
    <w:tbl>
      <w:tblPr>
        <w:tblStyle w:val="3-1"/>
        <w:tblW w:w="0" w:type="auto"/>
        <w:tblLook w:val="04A0"/>
      </w:tblPr>
      <w:tblGrid>
        <w:gridCol w:w="959"/>
        <w:gridCol w:w="1417"/>
        <w:gridCol w:w="5387"/>
        <w:gridCol w:w="1461"/>
      </w:tblGrid>
      <w:tr w:rsidR="00BD07BB" w:rsidTr="00053FDB">
        <w:trPr>
          <w:cnfStyle w:val="100000000000"/>
        </w:trPr>
        <w:tc>
          <w:tcPr>
            <w:cnfStyle w:val="001000000000"/>
            <w:tcW w:w="959" w:type="dxa"/>
            <w:vAlign w:val="center"/>
          </w:tcPr>
          <w:p w:rsidR="00BD07BB" w:rsidRDefault="00BD07BB" w:rsidP="00B753FE">
            <w:pPr>
              <w:jc w:val="center"/>
            </w:pPr>
            <w:r>
              <w:rPr>
                <w:rFonts w:hint="eastAsia"/>
              </w:rPr>
              <w:t>Version</w:t>
            </w:r>
          </w:p>
        </w:tc>
        <w:tc>
          <w:tcPr>
            <w:tcW w:w="1417" w:type="dxa"/>
            <w:vAlign w:val="center"/>
          </w:tcPr>
          <w:p w:rsidR="00BD07BB" w:rsidRDefault="00BD07BB" w:rsidP="00B753FE">
            <w:pPr>
              <w:jc w:val="center"/>
              <w:cnfStyle w:val="100000000000"/>
            </w:pPr>
            <w:r>
              <w:rPr>
                <w:rFonts w:hint="eastAsia"/>
              </w:rPr>
              <w:t>Data</w:t>
            </w:r>
          </w:p>
        </w:tc>
        <w:tc>
          <w:tcPr>
            <w:tcW w:w="5387" w:type="dxa"/>
            <w:vAlign w:val="center"/>
          </w:tcPr>
          <w:p w:rsidR="00BD07BB" w:rsidRDefault="00BD07BB" w:rsidP="00953FF4">
            <w:pPr>
              <w:jc w:val="center"/>
              <w:cnfStyle w:val="100000000000"/>
            </w:pPr>
            <w:r>
              <w:rPr>
                <w:rFonts w:hint="eastAsia"/>
              </w:rPr>
              <w:t>Change Summary</w:t>
            </w:r>
          </w:p>
        </w:tc>
        <w:tc>
          <w:tcPr>
            <w:tcW w:w="1461" w:type="dxa"/>
            <w:vAlign w:val="center"/>
          </w:tcPr>
          <w:p w:rsidR="00BD07BB" w:rsidRDefault="00BD07BB" w:rsidP="00953FF4">
            <w:pPr>
              <w:jc w:val="center"/>
              <w:cnfStyle w:val="100000000000"/>
            </w:pPr>
            <w:r>
              <w:rPr>
                <w:rFonts w:hint="eastAsia"/>
              </w:rPr>
              <w:t>Updated by</w:t>
            </w:r>
          </w:p>
        </w:tc>
      </w:tr>
      <w:tr w:rsidR="00053FDB" w:rsidTr="00053FDB">
        <w:trPr>
          <w:cnfStyle w:val="000000100000"/>
        </w:trPr>
        <w:tc>
          <w:tcPr>
            <w:cnfStyle w:val="001000000000"/>
            <w:tcW w:w="959" w:type="dxa"/>
            <w:vAlign w:val="center"/>
          </w:tcPr>
          <w:p w:rsidR="00053FDB" w:rsidRDefault="00053FDB" w:rsidP="00B753FE">
            <w:pPr>
              <w:jc w:val="center"/>
            </w:pPr>
            <w:r>
              <w:rPr>
                <w:rFonts w:hint="eastAsia"/>
              </w:rPr>
              <w:t>0.1.0</w:t>
            </w:r>
          </w:p>
        </w:tc>
        <w:tc>
          <w:tcPr>
            <w:tcW w:w="1417" w:type="dxa"/>
            <w:vAlign w:val="center"/>
          </w:tcPr>
          <w:p w:rsidR="00053FDB" w:rsidRDefault="002E22D2" w:rsidP="000F0F6E">
            <w:pPr>
              <w:jc w:val="center"/>
              <w:cnfStyle w:val="000000100000"/>
            </w:pPr>
            <w:r>
              <w:rPr>
                <w:rFonts w:hint="eastAsia"/>
              </w:rPr>
              <w:t>201</w:t>
            </w:r>
            <w:r w:rsidR="006228FB">
              <w:rPr>
                <w:rFonts w:hint="eastAsia"/>
              </w:rPr>
              <w:t>5</w:t>
            </w:r>
            <w:r w:rsidR="00157C23">
              <w:rPr>
                <w:rFonts w:hint="eastAsia"/>
              </w:rPr>
              <w:t>.</w:t>
            </w:r>
            <w:r w:rsidR="000F0F6E">
              <w:rPr>
                <w:rFonts w:hint="eastAsia"/>
              </w:rPr>
              <w:t>11</w:t>
            </w:r>
            <w:r w:rsidR="00157C23">
              <w:rPr>
                <w:rFonts w:hint="eastAsia"/>
              </w:rPr>
              <w:t>.</w:t>
            </w:r>
            <w:r w:rsidR="000F0F6E">
              <w:rPr>
                <w:rFonts w:hint="eastAsia"/>
              </w:rPr>
              <w:t>03</w:t>
            </w:r>
          </w:p>
        </w:tc>
        <w:tc>
          <w:tcPr>
            <w:tcW w:w="5387" w:type="dxa"/>
            <w:vAlign w:val="center"/>
          </w:tcPr>
          <w:p w:rsidR="00053FDB" w:rsidRDefault="008A7B0E" w:rsidP="00B753FE">
            <w:pPr>
              <w:cnfStyle w:val="000000100000"/>
            </w:pPr>
            <w:r>
              <w:rPr>
                <w:rFonts w:hint="eastAsia"/>
              </w:rPr>
              <w:t>최초작성</w:t>
            </w:r>
          </w:p>
        </w:tc>
        <w:tc>
          <w:tcPr>
            <w:tcW w:w="1461" w:type="dxa"/>
            <w:vAlign w:val="center"/>
          </w:tcPr>
          <w:p w:rsidR="00053FDB" w:rsidRDefault="00053FDB" w:rsidP="00B753FE">
            <w:pPr>
              <w:jc w:val="center"/>
              <w:cnfStyle w:val="000000100000"/>
            </w:pPr>
          </w:p>
        </w:tc>
      </w:tr>
      <w:tr w:rsidR="00053FDB" w:rsidTr="00053FDB">
        <w:tc>
          <w:tcPr>
            <w:cnfStyle w:val="001000000000"/>
            <w:tcW w:w="959" w:type="dxa"/>
            <w:vAlign w:val="center"/>
          </w:tcPr>
          <w:p w:rsidR="00053FDB" w:rsidRPr="00F57B00" w:rsidRDefault="00053FDB" w:rsidP="00B753FE">
            <w:pPr>
              <w:jc w:val="center"/>
            </w:pPr>
          </w:p>
        </w:tc>
        <w:tc>
          <w:tcPr>
            <w:tcW w:w="1417" w:type="dxa"/>
            <w:vAlign w:val="center"/>
          </w:tcPr>
          <w:p w:rsidR="00053FDB" w:rsidRPr="00F57B00" w:rsidRDefault="00053FDB" w:rsidP="00B753FE">
            <w:pPr>
              <w:jc w:val="center"/>
              <w:cnfStyle w:val="000000000000"/>
            </w:pPr>
          </w:p>
        </w:tc>
        <w:tc>
          <w:tcPr>
            <w:tcW w:w="5387" w:type="dxa"/>
            <w:vAlign w:val="center"/>
          </w:tcPr>
          <w:p w:rsidR="00053FDB" w:rsidRPr="00F57B00" w:rsidRDefault="00053FDB" w:rsidP="008A5ED7">
            <w:pPr>
              <w:cnfStyle w:val="000000000000"/>
            </w:pPr>
          </w:p>
        </w:tc>
        <w:tc>
          <w:tcPr>
            <w:tcW w:w="1461" w:type="dxa"/>
            <w:vAlign w:val="center"/>
          </w:tcPr>
          <w:p w:rsidR="00053FDB" w:rsidRPr="00F57B00" w:rsidRDefault="00053FDB" w:rsidP="00B753FE">
            <w:pPr>
              <w:jc w:val="center"/>
              <w:cnfStyle w:val="000000000000"/>
            </w:pPr>
          </w:p>
        </w:tc>
      </w:tr>
      <w:tr w:rsidR="00053FDB" w:rsidTr="00053FDB">
        <w:trPr>
          <w:cnfStyle w:val="000000100000"/>
        </w:trPr>
        <w:tc>
          <w:tcPr>
            <w:cnfStyle w:val="001000000000"/>
            <w:tcW w:w="959" w:type="dxa"/>
            <w:vAlign w:val="center"/>
          </w:tcPr>
          <w:p w:rsidR="00053FDB" w:rsidRDefault="00053FDB" w:rsidP="00B753FE">
            <w:pPr>
              <w:jc w:val="center"/>
            </w:pPr>
          </w:p>
        </w:tc>
        <w:tc>
          <w:tcPr>
            <w:tcW w:w="1417" w:type="dxa"/>
            <w:vAlign w:val="center"/>
          </w:tcPr>
          <w:p w:rsidR="00053FDB" w:rsidRDefault="00053FDB" w:rsidP="00B753FE">
            <w:pPr>
              <w:jc w:val="center"/>
              <w:cnfStyle w:val="000000100000"/>
            </w:pPr>
          </w:p>
        </w:tc>
        <w:tc>
          <w:tcPr>
            <w:tcW w:w="5387" w:type="dxa"/>
            <w:vAlign w:val="center"/>
          </w:tcPr>
          <w:p w:rsidR="00FE5FAB" w:rsidRDefault="00FE5FAB" w:rsidP="00FE3D14">
            <w:pPr>
              <w:cnfStyle w:val="000000100000"/>
            </w:pPr>
          </w:p>
        </w:tc>
        <w:tc>
          <w:tcPr>
            <w:tcW w:w="1461" w:type="dxa"/>
            <w:vAlign w:val="center"/>
          </w:tcPr>
          <w:p w:rsidR="00053FDB" w:rsidRDefault="00053FDB" w:rsidP="00B753FE">
            <w:pPr>
              <w:jc w:val="center"/>
              <w:cnfStyle w:val="000000100000"/>
            </w:pPr>
          </w:p>
        </w:tc>
      </w:tr>
      <w:tr w:rsidR="00053FDB" w:rsidTr="00053FDB">
        <w:tc>
          <w:tcPr>
            <w:cnfStyle w:val="001000000000"/>
            <w:tcW w:w="959" w:type="dxa"/>
            <w:vAlign w:val="center"/>
          </w:tcPr>
          <w:p w:rsidR="00053FDB" w:rsidRDefault="00053FDB" w:rsidP="00B753FE">
            <w:pPr>
              <w:jc w:val="center"/>
            </w:pPr>
          </w:p>
        </w:tc>
        <w:tc>
          <w:tcPr>
            <w:tcW w:w="1417" w:type="dxa"/>
            <w:vAlign w:val="center"/>
          </w:tcPr>
          <w:p w:rsidR="00053FDB" w:rsidRDefault="00053FDB" w:rsidP="00B753FE">
            <w:pPr>
              <w:jc w:val="center"/>
              <w:cnfStyle w:val="000000000000"/>
            </w:pPr>
          </w:p>
        </w:tc>
        <w:tc>
          <w:tcPr>
            <w:tcW w:w="5387" w:type="dxa"/>
            <w:vAlign w:val="center"/>
          </w:tcPr>
          <w:p w:rsidR="00053FDB" w:rsidRDefault="00053FDB" w:rsidP="00B753FE">
            <w:pPr>
              <w:cnfStyle w:val="000000000000"/>
            </w:pPr>
          </w:p>
        </w:tc>
        <w:tc>
          <w:tcPr>
            <w:tcW w:w="1461" w:type="dxa"/>
            <w:vAlign w:val="center"/>
          </w:tcPr>
          <w:p w:rsidR="00053FDB" w:rsidRPr="00464FDC" w:rsidRDefault="00053FDB" w:rsidP="00B753FE">
            <w:pPr>
              <w:jc w:val="center"/>
              <w:cnfStyle w:val="000000000000"/>
            </w:pPr>
          </w:p>
        </w:tc>
      </w:tr>
      <w:tr w:rsidR="00053FDB" w:rsidTr="00053FDB">
        <w:trPr>
          <w:cnfStyle w:val="000000100000"/>
        </w:trPr>
        <w:tc>
          <w:tcPr>
            <w:cnfStyle w:val="001000000000"/>
            <w:tcW w:w="959" w:type="dxa"/>
            <w:vAlign w:val="center"/>
          </w:tcPr>
          <w:p w:rsidR="00053FDB" w:rsidRDefault="00053FDB" w:rsidP="00B753FE">
            <w:pPr>
              <w:jc w:val="center"/>
            </w:pPr>
          </w:p>
        </w:tc>
        <w:tc>
          <w:tcPr>
            <w:tcW w:w="1417" w:type="dxa"/>
            <w:vAlign w:val="center"/>
          </w:tcPr>
          <w:p w:rsidR="00053FDB" w:rsidRDefault="00053FDB" w:rsidP="00B753FE">
            <w:pPr>
              <w:jc w:val="center"/>
              <w:cnfStyle w:val="000000100000"/>
            </w:pPr>
          </w:p>
        </w:tc>
        <w:tc>
          <w:tcPr>
            <w:tcW w:w="5387" w:type="dxa"/>
            <w:vAlign w:val="center"/>
          </w:tcPr>
          <w:p w:rsidR="00053FDB" w:rsidRDefault="00053FDB" w:rsidP="00B753FE">
            <w:pPr>
              <w:cnfStyle w:val="000000100000"/>
            </w:pPr>
          </w:p>
        </w:tc>
        <w:tc>
          <w:tcPr>
            <w:tcW w:w="1461" w:type="dxa"/>
            <w:vAlign w:val="center"/>
          </w:tcPr>
          <w:p w:rsidR="00053FDB" w:rsidRPr="000F57AB" w:rsidRDefault="00053FDB" w:rsidP="00B753FE">
            <w:pPr>
              <w:jc w:val="center"/>
              <w:cnfStyle w:val="000000100000"/>
            </w:pPr>
          </w:p>
        </w:tc>
      </w:tr>
      <w:tr w:rsidR="00053FDB" w:rsidTr="00053FDB">
        <w:tc>
          <w:tcPr>
            <w:cnfStyle w:val="001000000000"/>
            <w:tcW w:w="959" w:type="dxa"/>
            <w:vAlign w:val="center"/>
          </w:tcPr>
          <w:p w:rsidR="00053FDB" w:rsidRDefault="00053FDB" w:rsidP="00B753FE">
            <w:pPr>
              <w:jc w:val="center"/>
            </w:pPr>
          </w:p>
        </w:tc>
        <w:tc>
          <w:tcPr>
            <w:tcW w:w="1417" w:type="dxa"/>
            <w:vAlign w:val="center"/>
          </w:tcPr>
          <w:p w:rsidR="00053FDB" w:rsidRDefault="00053FDB" w:rsidP="00B753FE">
            <w:pPr>
              <w:jc w:val="center"/>
              <w:cnfStyle w:val="000000000000"/>
            </w:pPr>
          </w:p>
        </w:tc>
        <w:tc>
          <w:tcPr>
            <w:tcW w:w="5387" w:type="dxa"/>
            <w:vAlign w:val="center"/>
          </w:tcPr>
          <w:p w:rsidR="00053FDB" w:rsidRDefault="00053FDB" w:rsidP="00B753FE">
            <w:pPr>
              <w:cnfStyle w:val="000000000000"/>
            </w:pPr>
          </w:p>
        </w:tc>
        <w:tc>
          <w:tcPr>
            <w:tcW w:w="1461" w:type="dxa"/>
            <w:vAlign w:val="center"/>
          </w:tcPr>
          <w:p w:rsidR="00053FDB" w:rsidRDefault="00053FDB" w:rsidP="00B753FE">
            <w:pPr>
              <w:jc w:val="center"/>
              <w:cnfStyle w:val="000000000000"/>
            </w:pPr>
          </w:p>
        </w:tc>
      </w:tr>
      <w:tr w:rsidR="00053FDB" w:rsidTr="00053FDB">
        <w:trPr>
          <w:cnfStyle w:val="000000100000"/>
        </w:trPr>
        <w:tc>
          <w:tcPr>
            <w:cnfStyle w:val="001000000000"/>
            <w:tcW w:w="959" w:type="dxa"/>
            <w:vAlign w:val="center"/>
          </w:tcPr>
          <w:p w:rsidR="00053FDB" w:rsidRDefault="00053FDB" w:rsidP="00B753FE">
            <w:pPr>
              <w:jc w:val="center"/>
            </w:pPr>
          </w:p>
        </w:tc>
        <w:tc>
          <w:tcPr>
            <w:tcW w:w="1417" w:type="dxa"/>
            <w:vAlign w:val="center"/>
          </w:tcPr>
          <w:p w:rsidR="00053FDB" w:rsidRDefault="00053FDB" w:rsidP="00B753FE">
            <w:pPr>
              <w:jc w:val="center"/>
              <w:cnfStyle w:val="000000100000"/>
            </w:pPr>
          </w:p>
        </w:tc>
        <w:tc>
          <w:tcPr>
            <w:tcW w:w="5387" w:type="dxa"/>
            <w:vAlign w:val="center"/>
          </w:tcPr>
          <w:p w:rsidR="00053FDB" w:rsidRDefault="00053FDB" w:rsidP="00B753FE">
            <w:pPr>
              <w:cnfStyle w:val="000000100000"/>
            </w:pPr>
          </w:p>
        </w:tc>
        <w:tc>
          <w:tcPr>
            <w:tcW w:w="1461" w:type="dxa"/>
            <w:vAlign w:val="center"/>
          </w:tcPr>
          <w:p w:rsidR="00053FDB" w:rsidRDefault="00053FDB" w:rsidP="00B753FE">
            <w:pPr>
              <w:jc w:val="center"/>
              <w:cnfStyle w:val="000000100000"/>
            </w:pPr>
          </w:p>
        </w:tc>
      </w:tr>
    </w:tbl>
    <w:p w:rsidR="0017407A" w:rsidRDefault="0017407A" w:rsidP="00B753FE">
      <w:pPr>
        <w:spacing w:line="240" w:lineRule="auto"/>
      </w:pPr>
    </w:p>
    <w:p w:rsidR="008053E9" w:rsidRPr="008053E9" w:rsidRDefault="008053E9" w:rsidP="00B753FE">
      <w:pPr>
        <w:spacing w:line="240" w:lineRule="auto"/>
        <w:rPr>
          <w:b/>
          <w:sz w:val="24"/>
        </w:rPr>
      </w:pPr>
      <w:r w:rsidRPr="008053E9">
        <w:rPr>
          <w:b/>
          <w:sz w:val="24"/>
        </w:rPr>
        <w:t>Distribution</w:t>
      </w:r>
    </w:p>
    <w:tbl>
      <w:tblPr>
        <w:tblStyle w:val="3-1"/>
        <w:tblW w:w="0" w:type="auto"/>
        <w:tblLook w:val="04A0"/>
      </w:tblPr>
      <w:tblGrid>
        <w:gridCol w:w="959"/>
        <w:gridCol w:w="1417"/>
        <w:gridCol w:w="6848"/>
      </w:tblGrid>
      <w:tr w:rsidR="00BD07BB" w:rsidTr="00B14428">
        <w:trPr>
          <w:cnfStyle w:val="100000000000"/>
        </w:trPr>
        <w:tc>
          <w:tcPr>
            <w:cnfStyle w:val="001000000000"/>
            <w:tcW w:w="959" w:type="dxa"/>
            <w:vAlign w:val="center"/>
          </w:tcPr>
          <w:p w:rsidR="00BD07BB" w:rsidRDefault="00BD07BB" w:rsidP="00B753FE">
            <w:pPr>
              <w:jc w:val="center"/>
            </w:pPr>
            <w:r>
              <w:rPr>
                <w:rFonts w:hint="eastAsia"/>
              </w:rPr>
              <w:t>Version</w:t>
            </w:r>
          </w:p>
        </w:tc>
        <w:tc>
          <w:tcPr>
            <w:tcW w:w="1417" w:type="dxa"/>
            <w:vAlign w:val="center"/>
          </w:tcPr>
          <w:p w:rsidR="00BD07BB" w:rsidRDefault="00BD07BB" w:rsidP="00B753FE">
            <w:pPr>
              <w:jc w:val="center"/>
              <w:cnfStyle w:val="100000000000"/>
            </w:pPr>
            <w:r>
              <w:rPr>
                <w:rFonts w:hint="eastAsia"/>
              </w:rPr>
              <w:t>Data</w:t>
            </w:r>
          </w:p>
        </w:tc>
        <w:tc>
          <w:tcPr>
            <w:tcW w:w="6848" w:type="dxa"/>
            <w:vAlign w:val="center"/>
          </w:tcPr>
          <w:p w:rsidR="00BD07BB" w:rsidRDefault="00BD07BB" w:rsidP="00953FF4">
            <w:pPr>
              <w:jc w:val="center"/>
              <w:cnfStyle w:val="100000000000"/>
            </w:pPr>
            <w:r>
              <w:rPr>
                <w:rFonts w:hint="eastAsia"/>
              </w:rPr>
              <w:t>Parties</w:t>
            </w:r>
          </w:p>
        </w:tc>
      </w:tr>
      <w:tr w:rsidR="00E9619D" w:rsidTr="00B14428">
        <w:trPr>
          <w:cnfStyle w:val="000000100000"/>
        </w:trPr>
        <w:tc>
          <w:tcPr>
            <w:cnfStyle w:val="001000000000"/>
            <w:tcW w:w="959" w:type="dxa"/>
            <w:vAlign w:val="center"/>
          </w:tcPr>
          <w:p w:rsidR="00E9619D" w:rsidRDefault="00E9619D" w:rsidP="00B753FE">
            <w:pPr>
              <w:jc w:val="center"/>
            </w:pPr>
            <w:r>
              <w:rPr>
                <w:rFonts w:hint="eastAsia"/>
              </w:rPr>
              <w:t>0.1.0</w:t>
            </w:r>
          </w:p>
        </w:tc>
        <w:tc>
          <w:tcPr>
            <w:tcW w:w="1417" w:type="dxa"/>
            <w:vAlign w:val="center"/>
          </w:tcPr>
          <w:p w:rsidR="00E9619D" w:rsidRDefault="00AA24D1" w:rsidP="000F0F6E">
            <w:pPr>
              <w:jc w:val="center"/>
              <w:cnfStyle w:val="000000100000"/>
            </w:pPr>
            <w:r>
              <w:rPr>
                <w:rFonts w:hint="eastAsia"/>
              </w:rPr>
              <w:t>201</w:t>
            </w:r>
            <w:r w:rsidR="006228FB">
              <w:rPr>
                <w:rFonts w:hint="eastAsia"/>
              </w:rPr>
              <w:t>5</w:t>
            </w:r>
            <w:r>
              <w:rPr>
                <w:rFonts w:hint="eastAsia"/>
              </w:rPr>
              <w:t>.</w:t>
            </w:r>
            <w:r w:rsidR="000F0F6E">
              <w:rPr>
                <w:rFonts w:hint="eastAsia"/>
              </w:rPr>
              <w:t>11</w:t>
            </w:r>
            <w:r>
              <w:rPr>
                <w:rFonts w:hint="eastAsia"/>
              </w:rPr>
              <w:t>.</w:t>
            </w:r>
            <w:r w:rsidR="000F0F6E">
              <w:rPr>
                <w:rFonts w:hint="eastAsia"/>
              </w:rPr>
              <w:t>03</w:t>
            </w:r>
          </w:p>
        </w:tc>
        <w:tc>
          <w:tcPr>
            <w:tcW w:w="6848" w:type="dxa"/>
            <w:vAlign w:val="center"/>
          </w:tcPr>
          <w:p w:rsidR="00E9619D" w:rsidRDefault="000F0F6E" w:rsidP="00B753FE">
            <w:pPr>
              <w:jc w:val="left"/>
              <w:cnfStyle w:val="000000100000"/>
            </w:pPr>
            <w:r>
              <w:rPr>
                <w:rFonts w:hint="eastAsia"/>
              </w:rPr>
              <w:t>모두의 연구소, #</w:t>
            </w:r>
            <w:proofErr w:type="spellStart"/>
            <w:r>
              <w:rPr>
                <w:rFonts w:hint="eastAsia"/>
              </w:rPr>
              <w:t>나혼자난다</w:t>
            </w:r>
            <w:proofErr w:type="spellEnd"/>
            <w:r>
              <w:rPr>
                <w:rFonts w:hint="eastAsia"/>
              </w:rPr>
              <w:t>.</w:t>
            </w:r>
          </w:p>
        </w:tc>
      </w:tr>
      <w:tr w:rsidR="00E9619D" w:rsidTr="00B14428">
        <w:tc>
          <w:tcPr>
            <w:cnfStyle w:val="001000000000"/>
            <w:tcW w:w="959" w:type="dxa"/>
            <w:vAlign w:val="center"/>
          </w:tcPr>
          <w:p w:rsidR="00E9619D" w:rsidRDefault="00E9619D" w:rsidP="00B753FE">
            <w:pPr>
              <w:jc w:val="center"/>
            </w:pPr>
          </w:p>
        </w:tc>
        <w:tc>
          <w:tcPr>
            <w:tcW w:w="1417" w:type="dxa"/>
            <w:vAlign w:val="center"/>
          </w:tcPr>
          <w:p w:rsidR="00E9619D" w:rsidRDefault="00E9619D" w:rsidP="00B753FE">
            <w:pPr>
              <w:jc w:val="center"/>
              <w:cnfStyle w:val="000000000000"/>
            </w:pPr>
          </w:p>
        </w:tc>
        <w:tc>
          <w:tcPr>
            <w:tcW w:w="6848" w:type="dxa"/>
            <w:vAlign w:val="center"/>
          </w:tcPr>
          <w:p w:rsidR="00E9619D" w:rsidRPr="00AA24D1" w:rsidRDefault="00E9619D" w:rsidP="00B753FE">
            <w:pPr>
              <w:jc w:val="left"/>
              <w:cnfStyle w:val="000000000000"/>
            </w:pPr>
          </w:p>
        </w:tc>
      </w:tr>
      <w:tr w:rsidR="00E9619D" w:rsidTr="00B14428">
        <w:trPr>
          <w:cnfStyle w:val="000000100000"/>
        </w:trPr>
        <w:tc>
          <w:tcPr>
            <w:cnfStyle w:val="001000000000"/>
            <w:tcW w:w="959" w:type="dxa"/>
            <w:vAlign w:val="center"/>
          </w:tcPr>
          <w:p w:rsidR="00E9619D" w:rsidRDefault="00E9619D" w:rsidP="00B753FE">
            <w:pPr>
              <w:jc w:val="center"/>
            </w:pPr>
          </w:p>
        </w:tc>
        <w:tc>
          <w:tcPr>
            <w:tcW w:w="1417" w:type="dxa"/>
            <w:vAlign w:val="center"/>
          </w:tcPr>
          <w:p w:rsidR="00E9619D" w:rsidRDefault="00E9619D" w:rsidP="00B753FE">
            <w:pPr>
              <w:jc w:val="center"/>
              <w:cnfStyle w:val="000000100000"/>
            </w:pPr>
          </w:p>
        </w:tc>
        <w:tc>
          <w:tcPr>
            <w:tcW w:w="6848" w:type="dxa"/>
            <w:vAlign w:val="center"/>
          </w:tcPr>
          <w:p w:rsidR="00E9619D" w:rsidRDefault="00E9619D" w:rsidP="00B753FE">
            <w:pPr>
              <w:jc w:val="left"/>
              <w:cnfStyle w:val="000000100000"/>
            </w:pPr>
          </w:p>
        </w:tc>
      </w:tr>
      <w:tr w:rsidR="00464FDC" w:rsidRPr="001A4572" w:rsidTr="00B14428">
        <w:tc>
          <w:tcPr>
            <w:cnfStyle w:val="001000000000"/>
            <w:tcW w:w="959" w:type="dxa"/>
            <w:vAlign w:val="center"/>
          </w:tcPr>
          <w:p w:rsidR="00464FDC" w:rsidRDefault="00464FDC" w:rsidP="00464FDC">
            <w:pPr>
              <w:jc w:val="center"/>
            </w:pPr>
          </w:p>
        </w:tc>
        <w:tc>
          <w:tcPr>
            <w:tcW w:w="1417" w:type="dxa"/>
            <w:vAlign w:val="center"/>
          </w:tcPr>
          <w:p w:rsidR="00464FDC" w:rsidRDefault="00464FDC" w:rsidP="00464FDC">
            <w:pPr>
              <w:jc w:val="center"/>
              <w:cnfStyle w:val="000000000000"/>
            </w:pPr>
          </w:p>
        </w:tc>
        <w:tc>
          <w:tcPr>
            <w:tcW w:w="6848" w:type="dxa"/>
            <w:vAlign w:val="center"/>
          </w:tcPr>
          <w:p w:rsidR="00464FDC" w:rsidRDefault="00464FDC" w:rsidP="001B0952">
            <w:pPr>
              <w:jc w:val="left"/>
              <w:cnfStyle w:val="000000000000"/>
            </w:pPr>
          </w:p>
        </w:tc>
      </w:tr>
      <w:tr w:rsidR="000F57AB" w:rsidTr="00B14428">
        <w:trPr>
          <w:cnfStyle w:val="000000100000"/>
        </w:trPr>
        <w:tc>
          <w:tcPr>
            <w:cnfStyle w:val="001000000000"/>
            <w:tcW w:w="959" w:type="dxa"/>
            <w:vAlign w:val="center"/>
          </w:tcPr>
          <w:p w:rsidR="000F57AB" w:rsidRDefault="000F57AB" w:rsidP="001B0952">
            <w:pPr>
              <w:jc w:val="center"/>
            </w:pPr>
          </w:p>
        </w:tc>
        <w:tc>
          <w:tcPr>
            <w:tcW w:w="1417" w:type="dxa"/>
            <w:vAlign w:val="center"/>
          </w:tcPr>
          <w:p w:rsidR="000F57AB" w:rsidRDefault="000F57AB" w:rsidP="000F57AB">
            <w:pPr>
              <w:jc w:val="center"/>
              <w:cnfStyle w:val="000000100000"/>
            </w:pPr>
          </w:p>
        </w:tc>
        <w:tc>
          <w:tcPr>
            <w:tcW w:w="6848" w:type="dxa"/>
            <w:vAlign w:val="center"/>
          </w:tcPr>
          <w:p w:rsidR="000F57AB" w:rsidRDefault="000F57AB" w:rsidP="001B0952">
            <w:pPr>
              <w:jc w:val="left"/>
              <w:cnfStyle w:val="000000100000"/>
            </w:pPr>
          </w:p>
        </w:tc>
      </w:tr>
      <w:tr w:rsidR="000F57AB" w:rsidTr="00B14428">
        <w:tc>
          <w:tcPr>
            <w:cnfStyle w:val="001000000000"/>
            <w:tcW w:w="959" w:type="dxa"/>
            <w:vAlign w:val="center"/>
          </w:tcPr>
          <w:p w:rsidR="000F57AB" w:rsidRDefault="000F57AB" w:rsidP="00B753FE">
            <w:pPr>
              <w:jc w:val="center"/>
            </w:pPr>
          </w:p>
        </w:tc>
        <w:tc>
          <w:tcPr>
            <w:tcW w:w="1417" w:type="dxa"/>
            <w:vAlign w:val="center"/>
          </w:tcPr>
          <w:p w:rsidR="000F57AB" w:rsidRDefault="000F57AB" w:rsidP="00B753FE">
            <w:pPr>
              <w:jc w:val="center"/>
              <w:cnfStyle w:val="000000000000"/>
            </w:pPr>
          </w:p>
        </w:tc>
        <w:tc>
          <w:tcPr>
            <w:tcW w:w="6848" w:type="dxa"/>
            <w:vAlign w:val="center"/>
          </w:tcPr>
          <w:p w:rsidR="000F57AB" w:rsidRDefault="000F57AB" w:rsidP="00B753FE">
            <w:pPr>
              <w:jc w:val="left"/>
              <w:cnfStyle w:val="000000000000"/>
            </w:pPr>
          </w:p>
        </w:tc>
      </w:tr>
      <w:tr w:rsidR="000F57AB" w:rsidTr="00B14428">
        <w:trPr>
          <w:cnfStyle w:val="000000100000"/>
        </w:trPr>
        <w:tc>
          <w:tcPr>
            <w:cnfStyle w:val="001000000000"/>
            <w:tcW w:w="959" w:type="dxa"/>
            <w:vAlign w:val="center"/>
          </w:tcPr>
          <w:p w:rsidR="000F57AB" w:rsidRDefault="000F57AB" w:rsidP="00B753FE">
            <w:pPr>
              <w:jc w:val="center"/>
            </w:pPr>
          </w:p>
        </w:tc>
        <w:tc>
          <w:tcPr>
            <w:tcW w:w="1417" w:type="dxa"/>
            <w:vAlign w:val="center"/>
          </w:tcPr>
          <w:p w:rsidR="000F57AB" w:rsidRDefault="000F57AB" w:rsidP="00B753FE">
            <w:pPr>
              <w:jc w:val="center"/>
              <w:cnfStyle w:val="000000100000"/>
            </w:pPr>
          </w:p>
        </w:tc>
        <w:tc>
          <w:tcPr>
            <w:tcW w:w="6848" w:type="dxa"/>
            <w:vAlign w:val="center"/>
          </w:tcPr>
          <w:p w:rsidR="000F57AB" w:rsidRDefault="000F57AB" w:rsidP="00B753FE">
            <w:pPr>
              <w:jc w:val="left"/>
              <w:cnfStyle w:val="000000100000"/>
            </w:pPr>
          </w:p>
        </w:tc>
      </w:tr>
    </w:tbl>
    <w:p w:rsidR="0017407A" w:rsidRDefault="0017407A" w:rsidP="00B753FE">
      <w:pPr>
        <w:spacing w:line="240" w:lineRule="auto"/>
      </w:pPr>
    </w:p>
    <w:p w:rsidR="0017407A" w:rsidRDefault="0017407A" w:rsidP="00B753FE">
      <w:pPr>
        <w:spacing w:line="240" w:lineRule="auto"/>
      </w:pPr>
    </w:p>
    <w:p w:rsidR="0017407A" w:rsidRDefault="0017407A" w:rsidP="00B753FE">
      <w:pPr>
        <w:spacing w:line="240" w:lineRule="auto"/>
      </w:pPr>
    </w:p>
    <w:p w:rsidR="006228FB" w:rsidRDefault="006228FB" w:rsidP="00B753FE">
      <w:pPr>
        <w:spacing w:line="240" w:lineRule="auto"/>
      </w:pPr>
    </w:p>
    <w:p w:rsidR="000F0F6E" w:rsidRDefault="000F0F6E" w:rsidP="00B753FE">
      <w:pPr>
        <w:spacing w:line="240" w:lineRule="auto"/>
      </w:pPr>
    </w:p>
    <w:p w:rsidR="000F0F6E" w:rsidRPr="00DA18AB" w:rsidRDefault="000F0F6E" w:rsidP="00B753FE">
      <w:pPr>
        <w:spacing w:line="240" w:lineRule="auto"/>
      </w:pPr>
    </w:p>
    <w:sdt>
      <w:sdtPr>
        <w:rPr>
          <w:rFonts w:asciiTheme="minorHAnsi" w:eastAsiaTheme="minorEastAsia" w:hAnsiTheme="minorHAnsi" w:cstheme="minorBidi"/>
          <w:b w:val="0"/>
          <w:bCs w:val="0"/>
          <w:color w:val="auto"/>
          <w:kern w:val="2"/>
          <w:sz w:val="20"/>
          <w:szCs w:val="22"/>
          <w:lang w:val="ko-KR"/>
        </w:rPr>
        <w:id w:val="764653081"/>
        <w:docPartObj>
          <w:docPartGallery w:val="Table of Contents"/>
          <w:docPartUnique/>
        </w:docPartObj>
      </w:sdtPr>
      <w:sdtContent>
        <w:p w:rsidR="00B14428" w:rsidRPr="002F0A0A" w:rsidRDefault="00E629E6" w:rsidP="002F0A0A">
          <w:pPr>
            <w:pStyle w:val="TOC"/>
            <w:spacing w:line="240" w:lineRule="auto"/>
            <w:jc w:val="center"/>
            <w:rPr>
              <w:sz w:val="32"/>
            </w:rPr>
          </w:pPr>
          <w:r w:rsidRPr="002F0A0A">
            <w:rPr>
              <w:rFonts w:hint="eastAsia"/>
              <w:sz w:val="32"/>
              <w:lang w:val="ko-KR"/>
            </w:rPr>
            <w:t>목</w:t>
          </w:r>
          <w:r w:rsidR="002F0A0A">
            <w:rPr>
              <w:rFonts w:hint="eastAsia"/>
              <w:sz w:val="32"/>
              <w:lang w:val="ko-KR"/>
            </w:rPr>
            <w:t xml:space="preserve">   </w:t>
          </w:r>
          <w:r w:rsidRPr="002F0A0A">
            <w:rPr>
              <w:rFonts w:hint="eastAsia"/>
              <w:sz w:val="32"/>
              <w:lang w:val="ko-KR"/>
            </w:rPr>
            <w:t>차</w:t>
          </w:r>
        </w:p>
        <w:p w:rsidR="00056B88" w:rsidRDefault="005915BD">
          <w:pPr>
            <w:pStyle w:val="10"/>
            <w:rPr>
              <w:rFonts w:asciiTheme="minorHAnsi" w:hAnsiTheme="minorHAnsi"/>
              <w:b w:val="0"/>
              <w:bCs w:val="0"/>
              <w:sz w:val="20"/>
            </w:rPr>
          </w:pPr>
          <w:r w:rsidRPr="005915BD">
            <w:fldChar w:fldCharType="begin"/>
          </w:r>
          <w:r w:rsidR="00B14428">
            <w:instrText xml:space="preserve"> TOC \o "1-3" \h \z \u </w:instrText>
          </w:r>
          <w:r w:rsidRPr="005915BD">
            <w:fldChar w:fldCharType="separate"/>
          </w:r>
          <w:hyperlink w:anchor="_Toc425787602" w:history="1">
            <w:r w:rsidR="00056B88" w:rsidRPr="00994A42">
              <w:rPr>
                <w:rStyle w:val="af2"/>
              </w:rPr>
              <w:t>1</w:t>
            </w:r>
            <w:r w:rsidR="00056B88">
              <w:rPr>
                <w:rFonts w:asciiTheme="minorHAnsi" w:hAnsiTheme="minorHAnsi"/>
                <w:b w:val="0"/>
                <w:bCs w:val="0"/>
                <w:sz w:val="20"/>
              </w:rPr>
              <w:tab/>
            </w:r>
            <w:r w:rsidR="00056B88" w:rsidRPr="00994A42">
              <w:rPr>
                <w:rStyle w:val="af2"/>
              </w:rPr>
              <w:t>도입</w:t>
            </w:r>
            <w:r w:rsidR="00056B88">
              <w:rPr>
                <w:webHidden/>
              </w:rPr>
              <w:tab/>
            </w:r>
            <w:r>
              <w:rPr>
                <w:webHidden/>
              </w:rPr>
              <w:fldChar w:fldCharType="begin"/>
            </w:r>
            <w:r w:rsidR="00056B88">
              <w:rPr>
                <w:webHidden/>
              </w:rPr>
              <w:instrText xml:space="preserve"> PAGEREF _Toc425787602 \h </w:instrText>
            </w:r>
            <w:r>
              <w:rPr>
                <w:webHidden/>
              </w:rPr>
            </w:r>
            <w:r>
              <w:rPr>
                <w:webHidden/>
              </w:rPr>
              <w:fldChar w:fldCharType="separate"/>
            </w:r>
            <w:r w:rsidR="00056B88">
              <w:rPr>
                <w:webHidden/>
              </w:rPr>
              <w:t>5</w:t>
            </w:r>
            <w:r>
              <w:rPr>
                <w:webHidden/>
              </w:rPr>
              <w:fldChar w:fldCharType="end"/>
            </w:r>
          </w:hyperlink>
        </w:p>
        <w:p w:rsidR="00056B88" w:rsidRDefault="005915BD">
          <w:pPr>
            <w:pStyle w:val="21"/>
            <w:rPr>
              <w:rFonts w:eastAsiaTheme="minorEastAsia"/>
              <w:b w:val="0"/>
              <w:bCs w:val="0"/>
              <w:sz w:val="20"/>
            </w:rPr>
          </w:pPr>
          <w:hyperlink w:anchor="_Toc425787603" w:history="1">
            <w:r w:rsidR="00056B88" w:rsidRPr="00994A42">
              <w:rPr>
                <w:rStyle w:val="af2"/>
              </w:rPr>
              <w:t>1.1</w:t>
            </w:r>
            <w:r w:rsidR="00056B88">
              <w:rPr>
                <w:rFonts w:eastAsiaTheme="minorEastAsia"/>
                <w:b w:val="0"/>
                <w:bCs w:val="0"/>
                <w:sz w:val="20"/>
              </w:rPr>
              <w:tab/>
            </w:r>
            <w:r w:rsidR="00056B88" w:rsidRPr="00994A42">
              <w:rPr>
                <w:rStyle w:val="af2"/>
              </w:rPr>
              <w:t>목적</w:t>
            </w:r>
            <w:r w:rsidR="00056B88">
              <w:rPr>
                <w:webHidden/>
              </w:rPr>
              <w:tab/>
            </w:r>
            <w:r>
              <w:rPr>
                <w:webHidden/>
              </w:rPr>
              <w:fldChar w:fldCharType="begin"/>
            </w:r>
            <w:r w:rsidR="00056B88">
              <w:rPr>
                <w:webHidden/>
              </w:rPr>
              <w:instrText xml:space="preserve"> PAGEREF _Toc425787603 \h </w:instrText>
            </w:r>
            <w:r>
              <w:rPr>
                <w:webHidden/>
              </w:rPr>
            </w:r>
            <w:r>
              <w:rPr>
                <w:webHidden/>
              </w:rPr>
              <w:fldChar w:fldCharType="separate"/>
            </w:r>
            <w:r w:rsidR="00056B88">
              <w:rPr>
                <w:webHidden/>
              </w:rPr>
              <w:t>5</w:t>
            </w:r>
            <w:r>
              <w:rPr>
                <w:webHidden/>
              </w:rPr>
              <w:fldChar w:fldCharType="end"/>
            </w:r>
          </w:hyperlink>
        </w:p>
        <w:p w:rsidR="00056B88" w:rsidRDefault="005915BD">
          <w:pPr>
            <w:pStyle w:val="21"/>
            <w:rPr>
              <w:rFonts w:eastAsiaTheme="minorEastAsia"/>
              <w:b w:val="0"/>
              <w:bCs w:val="0"/>
              <w:sz w:val="20"/>
            </w:rPr>
          </w:pPr>
          <w:hyperlink w:anchor="_Toc425787604" w:history="1">
            <w:r w:rsidR="00056B88" w:rsidRPr="00994A42">
              <w:rPr>
                <w:rStyle w:val="af2"/>
              </w:rPr>
              <w:t>1.2</w:t>
            </w:r>
            <w:r w:rsidR="00056B88">
              <w:rPr>
                <w:rFonts w:eastAsiaTheme="minorEastAsia"/>
                <w:b w:val="0"/>
                <w:bCs w:val="0"/>
                <w:sz w:val="20"/>
              </w:rPr>
              <w:tab/>
            </w:r>
            <w:r w:rsidR="00056B88" w:rsidRPr="00994A42">
              <w:rPr>
                <w:rStyle w:val="af2"/>
              </w:rPr>
              <w:t>용어 및 약어 정의</w:t>
            </w:r>
            <w:r w:rsidR="00056B88">
              <w:rPr>
                <w:webHidden/>
              </w:rPr>
              <w:tab/>
            </w:r>
            <w:r>
              <w:rPr>
                <w:webHidden/>
              </w:rPr>
              <w:fldChar w:fldCharType="begin"/>
            </w:r>
            <w:r w:rsidR="00056B88">
              <w:rPr>
                <w:webHidden/>
              </w:rPr>
              <w:instrText xml:space="preserve"> PAGEREF _Toc425787604 \h </w:instrText>
            </w:r>
            <w:r>
              <w:rPr>
                <w:webHidden/>
              </w:rPr>
            </w:r>
            <w:r>
              <w:rPr>
                <w:webHidden/>
              </w:rPr>
              <w:fldChar w:fldCharType="separate"/>
            </w:r>
            <w:r w:rsidR="00056B88">
              <w:rPr>
                <w:webHidden/>
              </w:rPr>
              <w:t>5</w:t>
            </w:r>
            <w:r>
              <w:rPr>
                <w:webHidden/>
              </w:rPr>
              <w:fldChar w:fldCharType="end"/>
            </w:r>
          </w:hyperlink>
        </w:p>
        <w:p w:rsidR="00056B88" w:rsidRDefault="005915BD">
          <w:pPr>
            <w:pStyle w:val="21"/>
            <w:rPr>
              <w:rFonts w:eastAsiaTheme="minorEastAsia"/>
              <w:b w:val="0"/>
              <w:bCs w:val="0"/>
              <w:sz w:val="20"/>
            </w:rPr>
          </w:pPr>
          <w:hyperlink w:anchor="_Toc425787605" w:history="1">
            <w:r w:rsidR="00056B88" w:rsidRPr="00994A42">
              <w:rPr>
                <w:rStyle w:val="af2"/>
              </w:rPr>
              <w:t>1.3</w:t>
            </w:r>
            <w:r w:rsidR="00056B88">
              <w:rPr>
                <w:rFonts w:eastAsiaTheme="minorEastAsia"/>
                <w:b w:val="0"/>
                <w:bCs w:val="0"/>
                <w:sz w:val="20"/>
              </w:rPr>
              <w:tab/>
            </w:r>
            <w:r w:rsidR="00056B88" w:rsidRPr="00994A42">
              <w:rPr>
                <w:rStyle w:val="af2"/>
              </w:rPr>
              <w:t>관련 문서</w:t>
            </w:r>
            <w:r w:rsidR="00056B88">
              <w:rPr>
                <w:webHidden/>
              </w:rPr>
              <w:tab/>
            </w:r>
            <w:r>
              <w:rPr>
                <w:webHidden/>
              </w:rPr>
              <w:fldChar w:fldCharType="begin"/>
            </w:r>
            <w:r w:rsidR="00056B88">
              <w:rPr>
                <w:webHidden/>
              </w:rPr>
              <w:instrText xml:space="preserve"> PAGEREF _Toc425787605 \h </w:instrText>
            </w:r>
            <w:r>
              <w:rPr>
                <w:webHidden/>
              </w:rPr>
            </w:r>
            <w:r>
              <w:rPr>
                <w:webHidden/>
              </w:rPr>
              <w:fldChar w:fldCharType="separate"/>
            </w:r>
            <w:r w:rsidR="00056B88">
              <w:rPr>
                <w:webHidden/>
              </w:rPr>
              <w:t>5</w:t>
            </w:r>
            <w:r>
              <w:rPr>
                <w:webHidden/>
              </w:rPr>
              <w:fldChar w:fldCharType="end"/>
            </w:r>
          </w:hyperlink>
        </w:p>
        <w:p w:rsidR="00056B88" w:rsidRDefault="005915BD">
          <w:pPr>
            <w:pStyle w:val="10"/>
            <w:rPr>
              <w:rFonts w:asciiTheme="minorHAnsi" w:hAnsiTheme="minorHAnsi"/>
              <w:b w:val="0"/>
              <w:bCs w:val="0"/>
              <w:sz w:val="20"/>
            </w:rPr>
          </w:pPr>
          <w:hyperlink w:anchor="_Toc425787606" w:history="1">
            <w:r w:rsidR="00056B88" w:rsidRPr="00994A42">
              <w:rPr>
                <w:rStyle w:val="af2"/>
              </w:rPr>
              <w:t>2</w:t>
            </w:r>
            <w:r w:rsidR="00056B88">
              <w:rPr>
                <w:rFonts w:asciiTheme="minorHAnsi" w:hAnsiTheme="minorHAnsi"/>
                <w:b w:val="0"/>
                <w:bCs w:val="0"/>
                <w:sz w:val="20"/>
              </w:rPr>
              <w:tab/>
            </w:r>
            <w:r w:rsidR="00056B88" w:rsidRPr="00994A42">
              <w:rPr>
                <w:rStyle w:val="af2"/>
              </w:rPr>
              <w:t>Git/GitLab 설치 및 사용방법</w:t>
            </w:r>
            <w:r w:rsidR="00056B88">
              <w:rPr>
                <w:webHidden/>
              </w:rPr>
              <w:tab/>
            </w:r>
            <w:r>
              <w:rPr>
                <w:webHidden/>
              </w:rPr>
              <w:fldChar w:fldCharType="begin"/>
            </w:r>
            <w:r w:rsidR="00056B88">
              <w:rPr>
                <w:webHidden/>
              </w:rPr>
              <w:instrText xml:space="preserve"> PAGEREF _Toc425787606 \h </w:instrText>
            </w:r>
            <w:r>
              <w:rPr>
                <w:webHidden/>
              </w:rPr>
            </w:r>
            <w:r>
              <w:rPr>
                <w:webHidden/>
              </w:rPr>
              <w:fldChar w:fldCharType="separate"/>
            </w:r>
            <w:r w:rsidR="00056B88">
              <w:rPr>
                <w:webHidden/>
              </w:rPr>
              <w:t>6</w:t>
            </w:r>
            <w:r>
              <w:rPr>
                <w:webHidden/>
              </w:rPr>
              <w:fldChar w:fldCharType="end"/>
            </w:r>
          </w:hyperlink>
        </w:p>
        <w:p w:rsidR="00056B88" w:rsidRDefault="005915BD">
          <w:pPr>
            <w:pStyle w:val="21"/>
            <w:rPr>
              <w:rFonts w:eastAsiaTheme="minorEastAsia"/>
              <w:b w:val="0"/>
              <w:bCs w:val="0"/>
              <w:sz w:val="20"/>
            </w:rPr>
          </w:pPr>
          <w:hyperlink w:anchor="_Toc425787607" w:history="1">
            <w:r w:rsidR="00056B88" w:rsidRPr="00994A42">
              <w:rPr>
                <w:rStyle w:val="af2"/>
              </w:rPr>
              <w:t>2.1</w:t>
            </w:r>
            <w:r w:rsidR="00056B88">
              <w:rPr>
                <w:rFonts w:eastAsiaTheme="minorEastAsia"/>
                <w:b w:val="0"/>
                <w:bCs w:val="0"/>
                <w:sz w:val="20"/>
              </w:rPr>
              <w:tab/>
            </w:r>
            <w:r w:rsidR="00056B88" w:rsidRPr="00994A42">
              <w:rPr>
                <w:rStyle w:val="af2"/>
              </w:rPr>
              <w:t>Git install</w:t>
            </w:r>
            <w:r w:rsidR="00056B88">
              <w:rPr>
                <w:webHidden/>
              </w:rPr>
              <w:tab/>
            </w:r>
            <w:r>
              <w:rPr>
                <w:webHidden/>
              </w:rPr>
              <w:fldChar w:fldCharType="begin"/>
            </w:r>
            <w:r w:rsidR="00056B88">
              <w:rPr>
                <w:webHidden/>
              </w:rPr>
              <w:instrText xml:space="preserve"> PAGEREF _Toc425787607 \h </w:instrText>
            </w:r>
            <w:r>
              <w:rPr>
                <w:webHidden/>
              </w:rPr>
            </w:r>
            <w:r>
              <w:rPr>
                <w:webHidden/>
              </w:rPr>
              <w:fldChar w:fldCharType="separate"/>
            </w:r>
            <w:r w:rsidR="00056B88">
              <w:rPr>
                <w:webHidden/>
              </w:rPr>
              <w:t>6</w:t>
            </w:r>
            <w:r>
              <w:rPr>
                <w:webHidden/>
              </w:rPr>
              <w:fldChar w:fldCharType="end"/>
            </w:r>
          </w:hyperlink>
        </w:p>
        <w:p w:rsidR="00056B88" w:rsidRDefault="005915BD">
          <w:pPr>
            <w:pStyle w:val="21"/>
            <w:rPr>
              <w:rFonts w:eastAsiaTheme="minorEastAsia"/>
              <w:b w:val="0"/>
              <w:bCs w:val="0"/>
              <w:sz w:val="20"/>
            </w:rPr>
          </w:pPr>
          <w:hyperlink w:anchor="_Toc425787608" w:history="1">
            <w:r w:rsidR="00056B88" w:rsidRPr="00994A42">
              <w:rPr>
                <w:rStyle w:val="af2"/>
              </w:rPr>
              <w:t>2.2</w:t>
            </w:r>
            <w:r w:rsidR="00056B88">
              <w:rPr>
                <w:rFonts w:eastAsiaTheme="minorEastAsia"/>
                <w:b w:val="0"/>
                <w:bCs w:val="0"/>
                <w:sz w:val="20"/>
              </w:rPr>
              <w:tab/>
            </w:r>
            <w:r w:rsidR="00056B88" w:rsidRPr="00994A42">
              <w:rPr>
                <w:rStyle w:val="af2"/>
              </w:rPr>
              <w:t>GitLab install</w:t>
            </w:r>
            <w:r w:rsidR="00056B88">
              <w:rPr>
                <w:webHidden/>
              </w:rPr>
              <w:tab/>
            </w:r>
            <w:r>
              <w:rPr>
                <w:webHidden/>
              </w:rPr>
              <w:fldChar w:fldCharType="begin"/>
            </w:r>
            <w:r w:rsidR="00056B88">
              <w:rPr>
                <w:webHidden/>
              </w:rPr>
              <w:instrText xml:space="preserve"> PAGEREF _Toc425787608 \h </w:instrText>
            </w:r>
            <w:r>
              <w:rPr>
                <w:webHidden/>
              </w:rPr>
            </w:r>
            <w:r>
              <w:rPr>
                <w:webHidden/>
              </w:rPr>
              <w:fldChar w:fldCharType="separate"/>
            </w:r>
            <w:r w:rsidR="00056B88">
              <w:rPr>
                <w:webHidden/>
              </w:rPr>
              <w:t>6</w:t>
            </w:r>
            <w:r>
              <w:rPr>
                <w:webHidden/>
              </w:rPr>
              <w:fldChar w:fldCharType="end"/>
            </w:r>
          </w:hyperlink>
        </w:p>
        <w:p w:rsidR="00056B88" w:rsidRDefault="005915BD">
          <w:pPr>
            <w:pStyle w:val="21"/>
            <w:rPr>
              <w:rFonts w:eastAsiaTheme="minorEastAsia"/>
              <w:b w:val="0"/>
              <w:bCs w:val="0"/>
              <w:sz w:val="20"/>
            </w:rPr>
          </w:pPr>
          <w:hyperlink w:anchor="_Toc425787609" w:history="1">
            <w:r w:rsidR="00056B88" w:rsidRPr="00994A42">
              <w:rPr>
                <w:rStyle w:val="af2"/>
              </w:rPr>
              <w:t>2.3</w:t>
            </w:r>
            <w:r w:rsidR="00056B88">
              <w:rPr>
                <w:rFonts w:eastAsiaTheme="minorEastAsia"/>
                <w:b w:val="0"/>
                <w:bCs w:val="0"/>
                <w:sz w:val="20"/>
              </w:rPr>
              <w:tab/>
            </w:r>
            <w:r w:rsidR="00056B88" w:rsidRPr="00994A42">
              <w:rPr>
                <w:rStyle w:val="af2"/>
              </w:rPr>
              <w:t>GitLab Group &amp; Project 생성 및 사용법</w:t>
            </w:r>
            <w:r w:rsidR="00056B88">
              <w:rPr>
                <w:webHidden/>
              </w:rPr>
              <w:tab/>
            </w:r>
            <w:r>
              <w:rPr>
                <w:webHidden/>
              </w:rPr>
              <w:fldChar w:fldCharType="begin"/>
            </w:r>
            <w:r w:rsidR="00056B88">
              <w:rPr>
                <w:webHidden/>
              </w:rPr>
              <w:instrText xml:space="preserve"> PAGEREF _Toc425787609 \h </w:instrText>
            </w:r>
            <w:r>
              <w:rPr>
                <w:webHidden/>
              </w:rPr>
            </w:r>
            <w:r>
              <w:rPr>
                <w:webHidden/>
              </w:rPr>
              <w:fldChar w:fldCharType="separate"/>
            </w:r>
            <w:r w:rsidR="00056B88">
              <w:rPr>
                <w:webHidden/>
              </w:rPr>
              <w:t>8</w:t>
            </w:r>
            <w:r>
              <w:rPr>
                <w:webHidden/>
              </w:rPr>
              <w:fldChar w:fldCharType="end"/>
            </w:r>
          </w:hyperlink>
        </w:p>
        <w:p w:rsidR="00056B88" w:rsidRDefault="005915BD">
          <w:pPr>
            <w:pStyle w:val="21"/>
            <w:rPr>
              <w:rFonts w:eastAsiaTheme="minorEastAsia"/>
              <w:b w:val="0"/>
              <w:bCs w:val="0"/>
              <w:sz w:val="20"/>
            </w:rPr>
          </w:pPr>
          <w:hyperlink w:anchor="_Toc425787610" w:history="1">
            <w:r w:rsidR="00056B88" w:rsidRPr="00994A42">
              <w:rPr>
                <w:rStyle w:val="af2"/>
              </w:rPr>
              <w:t>2.4</w:t>
            </w:r>
            <w:r w:rsidR="00056B88">
              <w:rPr>
                <w:rFonts w:eastAsiaTheme="minorEastAsia"/>
                <w:b w:val="0"/>
                <w:bCs w:val="0"/>
                <w:sz w:val="20"/>
              </w:rPr>
              <w:tab/>
            </w:r>
            <w:r w:rsidR="00056B88" w:rsidRPr="00994A42">
              <w:rPr>
                <w:rStyle w:val="af2"/>
              </w:rPr>
              <w:t>GitLab Milestone 및 Issue 사용법</w:t>
            </w:r>
            <w:r w:rsidR="00056B88">
              <w:rPr>
                <w:webHidden/>
              </w:rPr>
              <w:tab/>
            </w:r>
            <w:r>
              <w:rPr>
                <w:webHidden/>
              </w:rPr>
              <w:fldChar w:fldCharType="begin"/>
            </w:r>
            <w:r w:rsidR="00056B88">
              <w:rPr>
                <w:webHidden/>
              </w:rPr>
              <w:instrText xml:space="preserve"> PAGEREF _Toc425787610 \h </w:instrText>
            </w:r>
            <w:r>
              <w:rPr>
                <w:webHidden/>
              </w:rPr>
            </w:r>
            <w:r>
              <w:rPr>
                <w:webHidden/>
              </w:rPr>
              <w:fldChar w:fldCharType="separate"/>
            </w:r>
            <w:r w:rsidR="00056B88">
              <w:rPr>
                <w:webHidden/>
              </w:rPr>
              <w:t>13</w:t>
            </w:r>
            <w:r>
              <w:rPr>
                <w:webHidden/>
              </w:rPr>
              <w:fldChar w:fldCharType="end"/>
            </w:r>
          </w:hyperlink>
        </w:p>
        <w:p w:rsidR="00056B88" w:rsidRDefault="005915BD">
          <w:pPr>
            <w:pStyle w:val="10"/>
            <w:rPr>
              <w:rFonts w:asciiTheme="minorHAnsi" w:hAnsiTheme="minorHAnsi"/>
              <w:b w:val="0"/>
              <w:bCs w:val="0"/>
              <w:sz w:val="20"/>
            </w:rPr>
          </w:pPr>
          <w:hyperlink w:anchor="_Toc425787611" w:history="1">
            <w:r w:rsidR="00056B88" w:rsidRPr="00994A42">
              <w:rPr>
                <w:rStyle w:val="af2"/>
                <w:rFonts w:eastAsiaTheme="minorHAnsi"/>
              </w:rPr>
              <w:t>3</w:t>
            </w:r>
            <w:r w:rsidR="00056B88">
              <w:rPr>
                <w:rFonts w:asciiTheme="minorHAnsi" w:hAnsiTheme="minorHAnsi"/>
                <w:b w:val="0"/>
                <w:bCs w:val="0"/>
                <w:sz w:val="20"/>
              </w:rPr>
              <w:tab/>
            </w:r>
            <w:r w:rsidR="00056B88" w:rsidRPr="00994A42">
              <w:rPr>
                <w:rStyle w:val="af2"/>
              </w:rPr>
              <w:t>SourceTree 설치 및 사용방법</w:t>
            </w:r>
            <w:r w:rsidR="00056B88">
              <w:rPr>
                <w:webHidden/>
              </w:rPr>
              <w:tab/>
            </w:r>
            <w:r>
              <w:rPr>
                <w:webHidden/>
              </w:rPr>
              <w:fldChar w:fldCharType="begin"/>
            </w:r>
            <w:r w:rsidR="00056B88">
              <w:rPr>
                <w:webHidden/>
              </w:rPr>
              <w:instrText xml:space="preserve"> PAGEREF _Toc425787611 \h </w:instrText>
            </w:r>
            <w:r>
              <w:rPr>
                <w:webHidden/>
              </w:rPr>
            </w:r>
            <w:r>
              <w:rPr>
                <w:webHidden/>
              </w:rPr>
              <w:fldChar w:fldCharType="separate"/>
            </w:r>
            <w:r w:rsidR="00056B88">
              <w:rPr>
                <w:webHidden/>
              </w:rPr>
              <w:t>16</w:t>
            </w:r>
            <w:r>
              <w:rPr>
                <w:webHidden/>
              </w:rPr>
              <w:fldChar w:fldCharType="end"/>
            </w:r>
          </w:hyperlink>
        </w:p>
        <w:p w:rsidR="00056B88" w:rsidRDefault="005915BD">
          <w:pPr>
            <w:pStyle w:val="21"/>
            <w:rPr>
              <w:rFonts w:eastAsiaTheme="minorEastAsia"/>
              <w:b w:val="0"/>
              <w:bCs w:val="0"/>
              <w:sz w:val="20"/>
            </w:rPr>
          </w:pPr>
          <w:hyperlink w:anchor="_Toc425787612" w:history="1">
            <w:r w:rsidR="00056B88" w:rsidRPr="00994A42">
              <w:rPr>
                <w:rStyle w:val="af2"/>
              </w:rPr>
              <w:t>3.1</w:t>
            </w:r>
            <w:r w:rsidR="00056B88">
              <w:rPr>
                <w:rFonts w:eastAsiaTheme="minorEastAsia"/>
                <w:b w:val="0"/>
                <w:bCs w:val="0"/>
                <w:sz w:val="20"/>
              </w:rPr>
              <w:tab/>
            </w:r>
            <w:r w:rsidR="00056B88" w:rsidRPr="00994A42">
              <w:rPr>
                <w:rStyle w:val="af2"/>
              </w:rPr>
              <w:t>SourceTree install</w:t>
            </w:r>
            <w:r w:rsidR="00056B88">
              <w:rPr>
                <w:webHidden/>
              </w:rPr>
              <w:tab/>
            </w:r>
            <w:r>
              <w:rPr>
                <w:webHidden/>
              </w:rPr>
              <w:fldChar w:fldCharType="begin"/>
            </w:r>
            <w:r w:rsidR="00056B88">
              <w:rPr>
                <w:webHidden/>
              </w:rPr>
              <w:instrText xml:space="preserve"> PAGEREF _Toc425787612 \h </w:instrText>
            </w:r>
            <w:r>
              <w:rPr>
                <w:webHidden/>
              </w:rPr>
            </w:r>
            <w:r>
              <w:rPr>
                <w:webHidden/>
              </w:rPr>
              <w:fldChar w:fldCharType="separate"/>
            </w:r>
            <w:r w:rsidR="00056B88">
              <w:rPr>
                <w:webHidden/>
              </w:rPr>
              <w:t>16</w:t>
            </w:r>
            <w:r>
              <w:rPr>
                <w:webHidden/>
              </w:rPr>
              <w:fldChar w:fldCharType="end"/>
            </w:r>
          </w:hyperlink>
        </w:p>
        <w:p w:rsidR="00056B88" w:rsidRDefault="005915BD">
          <w:pPr>
            <w:pStyle w:val="21"/>
            <w:rPr>
              <w:rFonts w:eastAsiaTheme="minorEastAsia"/>
              <w:b w:val="0"/>
              <w:bCs w:val="0"/>
              <w:sz w:val="20"/>
            </w:rPr>
          </w:pPr>
          <w:hyperlink w:anchor="_Toc425787613" w:history="1">
            <w:r w:rsidR="00056B88" w:rsidRPr="00994A42">
              <w:rPr>
                <w:rStyle w:val="af2"/>
              </w:rPr>
              <w:t>3.2</w:t>
            </w:r>
            <w:r w:rsidR="00056B88">
              <w:rPr>
                <w:rFonts w:eastAsiaTheme="minorEastAsia"/>
                <w:b w:val="0"/>
                <w:bCs w:val="0"/>
                <w:sz w:val="20"/>
              </w:rPr>
              <w:tab/>
            </w:r>
            <w:r w:rsidR="00056B88" w:rsidRPr="00994A42">
              <w:rPr>
                <w:rStyle w:val="af2"/>
              </w:rPr>
              <w:t>SourceTree SSH Key 설정</w:t>
            </w:r>
            <w:r w:rsidR="00056B88">
              <w:rPr>
                <w:webHidden/>
              </w:rPr>
              <w:tab/>
            </w:r>
            <w:r>
              <w:rPr>
                <w:webHidden/>
              </w:rPr>
              <w:fldChar w:fldCharType="begin"/>
            </w:r>
            <w:r w:rsidR="00056B88">
              <w:rPr>
                <w:webHidden/>
              </w:rPr>
              <w:instrText xml:space="preserve"> PAGEREF _Toc425787613 \h </w:instrText>
            </w:r>
            <w:r>
              <w:rPr>
                <w:webHidden/>
              </w:rPr>
            </w:r>
            <w:r>
              <w:rPr>
                <w:webHidden/>
              </w:rPr>
              <w:fldChar w:fldCharType="separate"/>
            </w:r>
            <w:r w:rsidR="00056B88">
              <w:rPr>
                <w:webHidden/>
              </w:rPr>
              <w:t>20</w:t>
            </w:r>
            <w:r>
              <w:rPr>
                <w:webHidden/>
              </w:rPr>
              <w:fldChar w:fldCharType="end"/>
            </w:r>
          </w:hyperlink>
        </w:p>
        <w:p w:rsidR="00056B88" w:rsidRDefault="005915BD">
          <w:pPr>
            <w:pStyle w:val="21"/>
            <w:rPr>
              <w:rFonts w:eastAsiaTheme="minorEastAsia"/>
              <w:b w:val="0"/>
              <w:bCs w:val="0"/>
              <w:sz w:val="20"/>
            </w:rPr>
          </w:pPr>
          <w:hyperlink w:anchor="_Toc425787614" w:history="1">
            <w:r w:rsidR="00056B88" w:rsidRPr="00994A42">
              <w:rPr>
                <w:rStyle w:val="af2"/>
              </w:rPr>
              <w:t>3.3</w:t>
            </w:r>
            <w:r w:rsidR="00056B88">
              <w:rPr>
                <w:rFonts w:eastAsiaTheme="minorEastAsia"/>
                <w:b w:val="0"/>
                <w:bCs w:val="0"/>
                <w:sz w:val="20"/>
              </w:rPr>
              <w:tab/>
            </w:r>
            <w:r w:rsidR="00056B88" w:rsidRPr="00994A42">
              <w:rPr>
                <w:rStyle w:val="af2"/>
              </w:rPr>
              <w:t>SourceTree Clone 생성</w:t>
            </w:r>
            <w:r w:rsidR="00056B88">
              <w:rPr>
                <w:webHidden/>
              </w:rPr>
              <w:tab/>
            </w:r>
            <w:r>
              <w:rPr>
                <w:webHidden/>
              </w:rPr>
              <w:fldChar w:fldCharType="begin"/>
            </w:r>
            <w:r w:rsidR="00056B88">
              <w:rPr>
                <w:webHidden/>
              </w:rPr>
              <w:instrText xml:space="preserve"> PAGEREF _Toc425787614 \h </w:instrText>
            </w:r>
            <w:r>
              <w:rPr>
                <w:webHidden/>
              </w:rPr>
            </w:r>
            <w:r>
              <w:rPr>
                <w:webHidden/>
              </w:rPr>
              <w:fldChar w:fldCharType="separate"/>
            </w:r>
            <w:r w:rsidR="00056B88">
              <w:rPr>
                <w:webHidden/>
              </w:rPr>
              <w:t>21</w:t>
            </w:r>
            <w:r>
              <w:rPr>
                <w:webHidden/>
              </w:rPr>
              <w:fldChar w:fldCharType="end"/>
            </w:r>
          </w:hyperlink>
        </w:p>
        <w:p w:rsidR="00056B88" w:rsidRDefault="005915BD">
          <w:pPr>
            <w:pStyle w:val="21"/>
            <w:rPr>
              <w:rFonts w:eastAsiaTheme="minorEastAsia"/>
              <w:b w:val="0"/>
              <w:bCs w:val="0"/>
              <w:sz w:val="20"/>
            </w:rPr>
          </w:pPr>
          <w:hyperlink w:anchor="_Toc425787615" w:history="1">
            <w:r w:rsidR="00056B88" w:rsidRPr="00994A42">
              <w:rPr>
                <w:rStyle w:val="af2"/>
              </w:rPr>
              <w:t>3.4</w:t>
            </w:r>
            <w:r w:rsidR="00056B88">
              <w:rPr>
                <w:rFonts w:eastAsiaTheme="minorEastAsia"/>
                <w:b w:val="0"/>
                <w:bCs w:val="0"/>
                <w:sz w:val="20"/>
              </w:rPr>
              <w:tab/>
            </w:r>
            <w:r w:rsidR="00056B88" w:rsidRPr="00994A42">
              <w:rPr>
                <w:rStyle w:val="af2"/>
              </w:rPr>
              <w:t>SourceTree New Repository 생성</w:t>
            </w:r>
            <w:r w:rsidR="00056B88">
              <w:rPr>
                <w:webHidden/>
              </w:rPr>
              <w:tab/>
            </w:r>
            <w:r>
              <w:rPr>
                <w:webHidden/>
              </w:rPr>
              <w:fldChar w:fldCharType="begin"/>
            </w:r>
            <w:r w:rsidR="00056B88">
              <w:rPr>
                <w:webHidden/>
              </w:rPr>
              <w:instrText xml:space="preserve"> PAGEREF _Toc425787615 \h </w:instrText>
            </w:r>
            <w:r>
              <w:rPr>
                <w:webHidden/>
              </w:rPr>
            </w:r>
            <w:r>
              <w:rPr>
                <w:webHidden/>
              </w:rPr>
              <w:fldChar w:fldCharType="separate"/>
            </w:r>
            <w:r w:rsidR="00056B88">
              <w:rPr>
                <w:webHidden/>
              </w:rPr>
              <w:t>23</w:t>
            </w:r>
            <w:r>
              <w:rPr>
                <w:webHidden/>
              </w:rPr>
              <w:fldChar w:fldCharType="end"/>
            </w:r>
          </w:hyperlink>
        </w:p>
        <w:p w:rsidR="00056B88" w:rsidRDefault="005915BD">
          <w:pPr>
            <w:pStyle w:val="21"/>
            <w:rPr>
              <w:rFonts w:eastAsiaTheme="minorEastAsia"/>
              <w:b w:val="0"/>
              <w:bCs w:val="0"/>
              <w:sz w:val="20"/>
            </w:rPr>
          </w:pPr>
          <w:hyperlink w:anchor="_Toc425787616" w:history="1">
            <w:r w:rsidR="00056B88" w:rsidRPr="00994A42">
              <w:rPr>
                <w:rStyle w:val="af2"/>
              </w:rPr>
              <w:t>3.5</w:t>
            </w:r>
            <w:r w:rsidR="00056B88">
              <w:rPr>
                <w:rFonts w:eastAsiaTheme="minorEastAsia"/>
                <w:b w:val="0"/>
                <w:bCs w:val="0"/>
                <w:sz w:val="20"/>
              </w:rPr>
              <w:tab/>
            </w:r>
            <w:r w:rsidR="00056B88" w:rsidRPr="00994A42">
              <w:rPr>
                <w:rStyle w:val="af2"/>
              </w:rPr>
              <w:t>commit &amp; push</w:t>
            </w:r>
            <w:r w:rsidR="00056B88">
              <w:rPr>
                <w:webHidden/>
              </w:rPr>
              <w:tab/>
            </w:r>
            <w:r>
              <w:rPr>
                <w:webHidden/>
              </w:rPr>
              <w:fldChar w:fldCharType="begin"/>
            </w:r>
            <w:r w:rsidR="00056B88">
              <w:rPr>
                <w:webHidden/>
              </w:rPr>
              <w:instrText xml:space="preserve"> PAGEREF _Toc425787616 \h </w:instrText>
            </w:r>
            <w:r>
              <w:rPr>
                <w:webHidden/>
              </w:rPr>
            </w:r>
            <w:r>
              <w:rPr>
                <w:webHidden/>
              </w:rPr>
              <w:fldChar w:fldCharType="separate"/>
            </w:r>
            <w:r w:rsidR="00056B88">
              <w:rPr>
                <w:webHidden/>
              </w:rPr>
              <w:t>28</w:t>
            </w:r>
            <w:r>
              <w:rPr>
                <w:webHidden/>
              </w:rPr>
              <w:fldChar w:fldCharType="end"/>
            </w:r>
          </w:hyperlink>
        </w:p>
        <w:p w:rsidR="00056B88" w:rsidRDefault="005915BD">
          <w:pPr>
            <w:pStyle w:val="21"/>
            <w:rPr>
              <w:rFonts w:eastAsiaTheme="minorEastAsia"/>
              <w:b w:val="0"/>
              <w:bCs w:val="0"/>
              <w:sz w:val="20"/>
            </w:rPr>
          </w:pPr>
          <w:hyperlink w:anchor="_Toc425787617" w:history="1">
            <w:r w:rsidR="00056B88" w:rsidRPr="00994A42">
              <w:rPr>
                <w:rStyle w:val="af2"/>
              </w:rPr>
              <w:t>3.6</w:t>
            </w:r>
            <w:r w:rsidR="00056B88">
              <w:rPr>
                <w:rFonts w:eastAsiaTheme="minorEastAsia"/>
                <w:b w:val="0"/>
                <w:bCs w:val="0"/>
                <w:sz w:val="20"/>
              </w:rPr>
              <w:tab/>
            </w:r>
            <w:r w:rsidR="00056B88" w:rsidRPr="00994A42">
              <w:rPr>
                <w:rStyle w:val="af2"/>
              </w:rPr>
              <w:t>pull &amp; merge</w:t>
            </w:r>
            <w:r w:rsidR="00056B88">
              <w:rPr>
                <w:webHidden/>
              </w:rPr>
              <w:tab/>
            </w:r>
            <w:r>
              <w:rPr>
                <w:webHidden/>
              </w:rPr>
              <w:fldChar w:fldCharType="begin"/>
            </w:r>
            <w:r w:rsidR="00056B88">
              <w:rPr>
                <w:webHidden/>
              </w:rPr>
              <w:instrText xml:space="preserve"> PAGEREF _Toc425787617 \h </w:instrText>
            </w:r>
            <w:r>
              <w:rPr>
                <w:webHidden/>
              </w:rPr>
            </w:r>
            <w:r>
              <w:rPr>
                <w:webHidden/>
              </w:rPr>
              <w:fldChar w:fldCharType="separate"/>
            </w:r>
            <w:r w:rsidR="00056B88">
              <w:rPr>
                <w:webHidden/>
              </w:rPr>
              <w:t>28</w:t>
            </w:r>
            <w:r>
              <w:rPr>
                <w:webHidden/>
              </w:rPr>
              <w:fldChar w:fldCharType="end"/>
            </w:r>
          </w:hyperlink>
        </w:p>
        <w:p w:rsidR="00056B88" w:rsidRDefault="005915BD">
          <w:pPr>
            <w:pStyle w:val="21"/>
            <w:rPr>
              <w:rFonts w:eastAsiaTheme="minorEastAsia"/>
              <w:b w:val="0"/>
              <w:bCs w:val="0"/>
              <w:sz w:val="20"/>
            </w:rPr>
          </w:pPr>
          <w:hyperlink w:anchor="_Toc425787618" w:history="1">
            <w:r w:rsidR="00056B88" w:rsidRPr="00994A42">
              <w:rPr>
                <w:rStyle w:val="af2"/>
              </w:rPr>
              <w:t>3.7</w:t>
            </w:r>
            <w:r w:rsidR="00056B88">
              <w:rPr>
                <w:rFonts w:eastAsiaTheme="minorEastAsia"/>
                <w:b w:val="0"/>
                <w:bCs w:val="0"/>
                <w:sz w:val="20"/>
              </w:rPr>
              <w:tab/>
            </w:r>
            <w:r w:rsidR="00056B88" w:rsidRPr="00994A42">
              <w:rPr>
                <w:rStyle w:val="af2"/>
              </w:rPr>
              <w:t>충돌 (Conflict)</w:t>
            </w:r>
            <w:r w:rsidR="00056B88">
              <w:rPr>
                <w:webHidden/>
              </w:rPr>
              <w:tab/>
            </w:r>
            <w:r>
              <w:rPr>
                <w:webHidden/>
              </w:rPr>
              <w:fldChar w:fldCharType="begin"/>
            </w:r>
            <w:r w:rsidR="00056B88">
              <w:rPr>
                <w:webHidden/>
              </w:rPr>
              <w:instrText xml:space="preserve"> PAGEREF _Toc425787618 \h </w:instrText>
            </w:r>
            <w:r>
              <w:rPr>
                <w:webHidden/>
              </w:rPr>
            </w:r>
            <w:r>
              <w:rPr>
                <w:webHidden/>
              </w:rPr>
              <w:fldChar w:fldCharType="separate"/>
            </w:r>
            <w:r w:rsidR="00056B88">
              <w:rPr>
                <w:webHidden/>
              </w:rPr>
              <w:t>28</w:t>
            </w:r>
            <w:r>
              <w:rPr>
                <w:webHidden/>
              </w:rPr>
              <w:fldChar w:fldCharType="end"/>
            </w:r>
          </w:hyperlink>
        </w:p>
        <w:p w:rsidR="00056B88" w:rsidRDefault="005915BD">
          <w:pPr>
            <w:pStyle w:val="10"/>
            <w:rPr>
              <w:rFonts w:asciiTheme="minorHAnsi" w:hAnsiTheme="minorHAnsi"/>
              <w:b w:val="0"/>
              <w:bCs w:val="0"/>
              <w:sz w:val="20"/>
            </w:rPr>
          </w:pPr>
          <w:hyperlink w:anchor="_Toc425787619" w:history="1">
            <w:r w:rsidR="00056B88" w:rsidRPr="00994A42">
              <w:rPr>
                <w:rStyle w:val="af2"/>
              </w:rPr>
              <w:t>4</w:t>
            </w:r>
            <w:r w:rsidR="00056B88">
              <w:rPr>
                <w:rFonts w:asciiTheme="minorHAnsi" w:hAnsiTheme="minorHAnsi"/>
                <w:b w:val="0"/>
                <w:bCs w:val="0"/>
                <w:sz w:val="20"/>
              </w:rPr>
              <w:tab/>
            </w:r>
            <w:r w:rsidR="00056B88" w:rsidRPr="00994A42">
              <w:rPr>
                <w:rStyle w:val="af2"/>
              </w:rPr>
              <w:t>GIT Repository</w:t>
            </w:r>
            <w:r w:rsidR="00056B88">
              <w:rPr>
                <w:webHidden/>
              </w:rPr>
              <w:tab/>
            </w:r>
            <w:r>
              <w:rPr>
                <w:webHidden/>
              </w:rPr>
              <w:fldChar w:fldCharType="begin"/>
            </w:r>
            <w:r w:rsidR="00056B88">
              <w:rPr>
                <w:webHidden/>
              </w:rPr>
              <w:instrText xml:space="preserve"> PAGEREF _Toc425787619 \h </w:instrText>
            </w:r>
            <w:r>
              <w:rPr>
                <w:webHidden/>
              </w:rPr>
            </w:r>
            <w:r>
              <w:rPr>
                <w:webHidden/>
              </w:rPr>
              <w:fldChar w:fldCharType="separate"/>
            </w:r>
            <w:r w:rsidR="00056B88">
              <w:rPr>
                <w:webHidden/>
              </w:rPr>
              <w:t>31</w:t>
            </w:r>
            <w:r>
              <w:rPr>
                <w:webHidden/>
              </w:rPr>
              <w:fldChar w:fldCharType="end"/>
            </w:r>
          </w:hyperlink>
        </w:p>
        <w:p w:rsidR="00056B88" w:rsidRDefault="005915BD">
          <w:pPr>
            <w:pStyle w:val="21"/>
            <w:rPr>
              <w:rFonts w:eastAsiaTheme="minorEastAsia"/>
              <w:b w:val="0"/>
              <w:bCs w:val="0"/>
              <w:sz w:val="20"/>
            </w:rPr>
          </w:pPr>
          <w:hyperlink w:anchor="_Toc425787620" w:history="1">
            <w:r w:rsidR="00056B88" w:rsidRPr="00994A42">
              <w:rPr>
                <w:rStyle w:val="af2"/>
              </w:rPr>
              <w:t>4.1</w:t>
            </w:r>
            <w:r w:rsidR="00056B88">
              <w:rPr>
                <w:rFonts w:eastAsiaTheme="minorEastAsia"/>
                <w:b w:val="0"/>
                <w:bCs w:val="0"/>
                <w:sz w:val="20"/>
              </w:rPr>
              <w:tab/>
            </w:r>
            <w:r w:rsidR="00056B88" w:rsidRPr="00994A42">
              <w:rPr>
                <w:rStyle w:val="af2"/>
              </w:rPr>
              <w:t>위치 및 권한</w:t>
            </w:r>
            <w:r w:rsidR="00056B88">
              <w:rPr>
                <w:webHidden/>
              </w:rPr>
              <w:tab/>
            </w:r>
            <w:r>
              <w:rPr>
                <w:webHidden/>
              </w:rPr>
              <w:fldChar w:fldCharType="begin"/>
            </w:r>
            <w:r w:rsidR="00056B88">
              <w:rPr>
                <w:webHidden/>
              </w:rPr>
              <w:instrText xml:space="preserve"> PAGEREF _Toc425787620 \h </w:instrText>
            </w:r>
            <w:r>
              <w:rPr>
                <w:webHidden/>
              </w:rPr>
            </w:r>
            <w:r>
              <w:rPr>
                <w:webHidden/>
              </w:rPr>
              <w:fldChar w:fldCharType="separate"/>
            </w:r>
            <w:r w:rsidR="00056B88">
              <w:rPr>
                <w:webHidden/>
              </w:rPr>
              <w:t>31</w:t>
            </w:r>
            <w:r>
              <w:rPr>
                <w:webHidden/>
              </w:rPr>
              <w:fldChar w:fldCharType="end"/>
            </w:r>
          </w:hyperlink>
        </w:p>
        <w:p w:rsidR="00056B88" w:rsidRDefault="005915BD">
          <w:pPr>
            <w:pStyle w:val="10"/>
            <w:rPr>
              <w:rFonts w:asciiTheme="minorHAnsi" w:hAnsiTheme="minorHAnsi"/>
              <w:b w:val="0"/>
              <w:bCs w:val="0"/>
              <w:sz w:val="20"/>
            </w:rPr>
          </w:pPr>
          <w:hyperlink w:anchor="_Toc425787621" w:history="1">
            <w:r w:rsidR="00056B88" w:rsidRPr="00994A42">
              <w:rPr>
                <w:rStyle w:val="af2"/>
              </w:rPr>
              <w:t>5</w:t>
            </w:r>
            <w:r w:rsidR="00056B88">
              <w:rPr>
                <w:rFonts w:asciiTheme="minorHAnsi" w:hAnsiTheme="minorHAnsi"/>
                <w:b w:val="0"/>
                <w:bCs w:val="0"/>
                <w:sz w:val="20"/>
              </w:rPr>
              <w:tab/>
            </w:r>
            <w:r w:rsidR="00056B88" w:rsidRPr="00994A42">
              <w:rPr>
                <w:rStyle w:val="af2"/>
              </w:rPr>
              <w:t>GIT Convention Rule</w:t>
            </w:r>
            <w:r w:rsidR="00056B88">
              <w:rPr>
                <w:webHidden/>
              </w:rPr>
              <w:tab/>
            </w:r>
            <w:r>
              <w:rPr>
                <w:webHidden/>
              </w:rPr>
              <w:fldChar w:fldCharType="begin"/>
            </w:r>
            <w:r w:rsidR="00056B88">
              <w:rPr>
                <w:webHidden/>
              </w:rPr>
              <w:instrText xml:space="preserve"> PAGEREF _Toc425787621 \h </w:instrText>
            </w:r>
            <w:r>
              <w:rPr>
                <w:webHidden/>
              </w:rPr>
            </w:r>
            <w:r>
              <w:rPr>
                <w:webHidden/>
              </w:rPr>
              <w:fldChar w:fldCharType="separate"/>
            </w:r>
            <w:r w:rsidR="00056B88">
              <w:rPr>
                <w:webHidden/>
              </w:rPr>
              <w:t>32</w:t>
            </w:r>
            <w:r>
              <w:rPr>
                <w:webHidden/>
              </w:rPr>
              <w:fldChar w:fldCharType="end"/>
            </w:r>
          </w:hyperlink>
        </w:p>
        <w:p w:rsidR="00056B88" w:rsidRDefault="005915BD">
          <w:pPr>
            <w:pStyle w:val="10"/>
            <w:rPr>
              <w:rFonts w:asciiTheme="minorHAnsi" w:hAnsiTheme="minorHAnsi"/>
              <w:b w:val="0"/>
              <w:bCs w:val="0"/>
              <w:sz w:val="20"/>
            </w:rPr>
          </w:pPr>
          <w:hyperlink w:anchor="_Toc425787622" w:history="1">
            <w:r w:rsidR="00056B88" w:rsidRPr="00994A42">
              <w:rPr>
                <w:rStyle w:val="af2"/>
              </w:rPr>
              <w:t>6</w:t>
            </w:r>
            <w:r w:rsidR="00056B88">
              <w:rPr>
                <w:rFonts w:asciiTheme="minorHAnsi" w:hAnsiTheme="minorHAnsi"/>
                <w:b w:val="0"/>
                <w:bCs w:val="0"/>
                <w:sz w:val="20"/>
              </w:rPr>
              <w:tab/>
            </w:r>
            <w:r w:rsidR="00056B88" w:rsidRPr="00994A42">
              <w:rPr>
                <w:rStyle w:val="af2"/>
              </w:rPr>
              <w:t>Software Convention Rule</w:t>
            </w:r>
            <w:r w:rsidR="00056B88">
              <w:rPr>
                <w:webHidden/>
              </w:rPr>
              <w:tab/>
            </w:r>
            <w:r>
              <w:rPr>
                <w:webHidden/>
              </w:rPr>
              <w:fldChar w:fldCharType="begin"/>
            </w:r>
            <w:r w:rsidR="00056B88">
              <w:rPr>
                <w:webHidden/>
              </w:rPr>
              <w:instrText xml:space="preserve"> PAGEREF _Toc425787622 \h </w:instrText>
            </w:r>
            <w:r>
              <w:rPr>
                <w:webHidden/>
              </w:rPr>
            </w:r>
            <w:r>
              <w:rPr>
                <w:webHidden/>
              </w:rPr>
              <w:fldChar w:fldCharType="separate"/>
            </w:r>
            <w:r w:rsidR="00056B88">
              <w:rPr>
                <w:webHidden/>
              </w:rPr>
              <w:t>34</w:t>
            </w:r>
            <w:r>
              <w:rPr>
                <w:webHidden/>
              </w:rPr>
              <w:fldChar w:fldCharType="end"/>
            </w:r>
          </w:hyperlink>
        </w:p>
        <w:p w:rsidR="00056B88" w:rsidRDefault="005915BD">
          <w:pPr>
            <w:pStyle w:val="21"/>
            <w:rPr>
              <w:rFonts w:eastAsiaTheme="minorEastAsia"/>
              <w:b w:val="0"/>
              <w:bCs w:val="0"/>
              <w:sz w:val="20"/>
            </w:rPr>
          </w:pPr>
          <w:hyperlink w:anchor="_Toc425787623" w:history="1">
            <w:r w:rsidR="00056B88" w:rsidRPr="00994A42">
              <w:rPr>
                <w:rStyle w:val="af2"/>
              </w:rPr>
              <w:t>6.1</w:t>
            </w:r>
            <w:r w:rsidR="00056B88">
              <w:rPr>
                <w:rFonts w:eastAsiaTheme="minorEastAsia"/>
                <w:b w:val="0"/>
                <w:bCs w:val="0"/>
                <w:sz w:val="20"/>
              </w:rPr>
              <w:tab/>
            </w:r>
            <w:r w:rsidR="00056B88" w:rsidRPr="00994A42">
              <w:rPr>
                <w:rStyle w:val="af2"/>
              </w:rPr>
              <w:t>License notice</w:t>
            </w:r>
            <w:r w:rsidR="00056B88">
              <w:rPr>
                <w:webHidden/>
              </w:rPr>
              <w:tab/>
            </w:r>
            <w:r>
              <w:rPr>
                <w:webHidden/>
              </w:rPr>
              <w:fldChar w:fldCharType="begin"/>
            </w:r>
            <w:r w:rsidR="00056B88">
              <w:rPr>
                <w:webHidden/>
              </w:rPr>
              <w:instrText xml:space="preserve"> PAGEREF _Toc425787623 \h </w:instrText>
            </w:r>
            <w:r>
              <w:rPr>
                <w:webHidden/>
              </w:rPr>
            </w:r>
            <w:r>
              <w:rPr>
                <w:webHidden/>
              </w:rPr>
              <w:fldChar w:fldCharType="separate"/>
            </w:r>
            <w:r w:rsidR="00056B88">
              <w:rPr>
                <w:webHidden/>
              </w:rPr>
              <w:t>34</w:t>
            </w:r>
            <w:r>
              <w:rPr>
                <w:webHidden/>
              </w:rPr>
              <w:fldChar w:fldCharType="end"/>
            </w:r>
          </w:hyperlink>
        </w:p>
        <w:p w:rsidR="00056B88" w:rsidRDefault="005915BD">
          <w:pPr>
            <w:pStyle w:val="21"/>
            <w:rPr>
              <w:rFonts w:eastAsiaTheme="minorEastAsia"/>
              <w:b w:val="0"/>
              <w:bCs w:val="0"/>
              <w:sz w:val="20"/>
            </w:rPr>
          </w:pPr>
          <w:hyperlink w:anchor="_Toc425787624" w:history="1">
            <w:r w:rsidR="00056B88" w:rsidRPr="00994A42">
              <w:rPr>
                <w:rStyle w:val="af2"/>
              </w:rPr>
              <w:t>6.2</w:t>
            </w:r>
            <w:r w:rsidR="00056B88">
              <w:rPr>
                <w:rFonts w:eastAsiaTheme="minorEastAsia"/>
                <w:b w:val="0"/>
                <w:bCs w:val="0"/>
                <w:sz w:val="20"/>
              </w:rPr>
              <w:tab/>
            </w:r>
            <w:r w:rsidR="00056B88" w:rsidRPr="00994A42">
              <w:rPr>
                <w:rStyle w:val="af2"/>
              </w:rPr>
              <w:t>Reference Coding Rule</w:t>
            </w:r>
            <w:r w:rsidR="00056B88">
              <w:rPr>
                <w:webHidden/>
              </w:rPr>
              <w:tab/>
            </w:r>
            <w:r>
              <w:rPr>
                <w:webHidden/>
              </w:rPr>
              <w:fldChar w:fldCharType="begin"/>
            </w:r>
            <w:r w:rsidR="00056B88">
              <w:rPr>
                <w:webHidden/>
              </w:rPr>
              <w:instrText xml:space="preserve"> PAGEREF _Toc425787624 \h </w:instrText>
            </w:r>
            <w:r>
              <w:rPr>
                <w:webHidden/>
              </w:rPr>
            </w:r>
            <w:r>
              <w:rPr>
                <w:webHidden/>
              </w:rPr>
              <w:fldChar w:fldCharType="separate"/>
            </w:r>
            <w:r w:rsidR="00056B88">
              <w:rPr>
                <w:webHidden/>
              </w:rPr>
              <w:t>34</w:t>
            </w:r>
            <w:r>
              <w:rPr>
                <w:webHidden/>
              </w:rPr>
              <w:fldChar w:fldCharType="end"/>
            </w:r>
          </w:hyperlink>
        </w:p>
        <w:p w:rsidR="00056B88" w:rsidRDefault="005915BD">
          <w:pPr>
            <w:pStyle w:val="21"/>
            <w:rPr>
              <w:rFonts w:eastAsiaTheme="minorEastAsia"/>
              <w:b w:val="0"/>
              <w:bCs w:val="0"/>
              <w:sz w:val="20"/>
            </w:rPr>
          </w:pPr>
          <w:hyperlink w:anchor="_Toc425787625" w:history="1">
            <w:r w:rsidR="00056B88" w:rsidRPr="00994A42">
              <w:rPr>
                <w:rStyle w:val="af2"/>
              </w:rPr>
              <w:t>6.3</w:t>
            </w:r>
            <w:r w:rsidR="00056B88">
              <w:rPr>
                <w:rFonts w:eastAsiaTheme="minorEastAsia"/>
                <w:b w:val="0"/>
                <w:bCs w:val="0"/>
                <w:sz w:val="20"/>
              </w:rPr>
              <w:tab/>
            </w:r>
            <w:r w:rsidR="00056B88" w:rsidRPr="00994A42">
              <w:rPr>
                <w:rStyle w:val="af2"/>
              </w:rPr>
              <w:t>Define 관련 사항</w:t>
            </w:r>
            <w:r w:rsidR="00056B88">
              <w:rPr>
                <w:webHidden/>
              </w:rPr>
              <w:tab/>
            </w:r>
            <w:r>
              <w:rPr>
                <w:webHidden/>
              </w:rPr>
              <w:fldChar w:fldCharType="begin"/>
            </w:r>
            <w:r w:rsidR="00056B88">
              <w:rPr>
                <w:webHidden/>
              </w:rPr>
              <w:instrText xml:space="preserve"> PAGEREF _Toc425787625 \h </w:instrText>
            </w:r>
            <w:r>
              <w:rPr>
                <w:webHidden/>
              </w:rPr>
            </w:r>
            <w:r>
              <w:rPr>
                <w:webHidden/>
              </w:rPr>
              <w:fldChar w:fldCharType="separate"/>
            </w:r>
            <w:r w:rsidR="00056B88">
              <w:rPr>
                <w:webHidden/>
              </w:rPr>
              <w:t>35</w:t>
            </w:r>
            <w:r>
              <w:rPr>
                <w:webHidden/>
              </w:rPr>
              <w:fldChar w:fldCharType="end"/>
            </w:r>
          </w:hyperlink>
        </w:p>
        <w:p w:rsidR="00056B88" w:rsidRDefault="005915BD">
          <w:pPr>
            <w:pStyle w:val="21"/>
            <w:rPr>
              <w:rFonts w:eastAsiaTheme="minorEastAsia"/>
              <w:b w:val="0"/>
              <w:bCs w:val="0"/>
              <w:sz w:val="20"/>
            </w:rPr>
          </w:pPr>
          <w:hyperlink w:anchor="_Toc425787626" w:history="1">
            <w:r w:rsidR="00056B88" w:rsidRPr="00994A42">
              <w:rPr>
                <w:rStyle w:val="af2"/>
              </w:rPr>
              <w:t>6.4</w:t>
            </w:r>
            <w:r w:rsidR="00056B88">
              <w:rPr>
                <w:rFonts w:eastAsiaTheme="minorEastAsia"/>
                <w:b w:val="0"/>
                <w:bCs w:val="0"/>
                <w:sz w:val="20"/>
              </w:rPr>
              <w:tab/>
            </w:r>
            <w:r w:rsidR="00056B88" w:rsidRPr="00994A42">
              <w:rPr>
                <w:rStyle w:val="af2"/>
              </w:rPr>
              <w:t>Macro 표기법</w:t>
            </w:r>
            <w:r w:rsidR="00056B88">
              <w:rPr>
                <w:webHidden/>
              </w:rPr>
              <w:tab/>
            </w:r>
            <w:r>
              <w:rPr>
                <w:webHidden/>
              </w:rPr>
              <w:fldChar w:fldCharType="begin"/>
            </w:r>
            <w:r w:rsidR="00056B88">
              <w:rPr>
                <w:webHidden/>
              </w:rPr>
              <w:instrText xml:space="preserve"> PAGEREF _Toc425787626 \h </w:instrText>
            </w:r>
            <w:r>
              <w:rPr>
                <w:webHidden/>
              </w:rPr>
            </w:r>
            <w:r>
              <w:rPr>
                <w:webHidden/>
              </w:rPr>
              <w:fldChar w:fldCharType="separate"/>
            </w:r>
            <w:r w:rsidR="00056B88">
              <w:rPr>
                <w:webHidden/>
              </w:rPr>
              <w:t>35</w:t>
            </w:r>
            <w:r>
              <w:rPr>
                <w:webHidden/>
              </w:rPr>
              <w:fldChar w:fldCharType="end"/>
            </w:r>
          </w:hyperlink>
        </w:p>
        <w:p w:rsidR="00056B88" w:rsidRDefault="005915BD">
          <w:pPr>
            <w:pStyle w:val="21"/>
            <w:rPr>
              <w:rFonts w:eastAsiaTheme="minorEastAsia"/>
              <w:b w:val="0"/>
              <w:bCs w:val="0"/>
              <w:sz w:val="20"/>
            </w:rPr>
          </w:pPr>
          <w:hyperlink w:anchor="_Toc425787627" w:history="1">
            <w:r w:rsidR="00056B88" w:rsidRPr="00994A42">
              <w:rPr>
                <w:rStyle w:val="af2"/>
              </w:rPr>
              <w:t>6.5</w:t>
            </w:r>
            <w:r w:rsidR="00056B88">
              <w:rPr>
                <w:rFonts w:eastAsiaTheme="minorEastAsia"/>
                <w:b w:val="0"/>
                <w:bCs w:val="0"/>
                <w:sz w:val="20"/>
              </w:rPr>
              <w:tab/>
            </w:r>
            <w:r w:rsidR="00056B88" w:rsidRPr="00994A42">
              <w:rPr>
                <w:rStyle w:val="af2"/>
              </w:rPr>
              <w:t>함수 표기법</w:t>
            </w:r>
            <w:r w:rsidR="00056B88">
              <w:rPr>
                <w:webHidden/>
              </w:rPr>
              <w:tab/>
            </w:r>
            <w:r>
              <w:rPr>
                <w:webHidden/>
              </w:rPr>
              <w:fldChar w:fldCharType="begin"/>
            </w:r>
            <w:r w:rsidR="00056B88">
              <w:rPr>
                <w:webHidden/>
              </w:rPr>
              <w:instrText xml:space="preserve"> PAGEREF _Toc425787627 \h </w:instrText>
            </w:r>
            <w:r>
              <w:rPr>
                <w:webHidden/>
              </w:rPr>
            </w:r>
            <w:r>
              <w:rPr>
                <w:webHidden/>
              </w:rPr>
              <w:fldChar w:fldCharType="separate"/>
            </w:r>
            <w:r w:rsidR="00056B88">
              <w:rPr>
                <w:webHidden/>
              </w:rPr>
              <w:t>35</w:t>
            </w:r>
            <w:r>
              <w:rPr>
                <w:webHidden/>
              </w:rPr>
              <w:fldChar w:fldCharType="end"/>
            </w:r>
          </w:hyperlink>
        </w:p>
        <w:p w:rsidR="00056B88" w:rsidRDefault="005915BD">
          <w:pPr>
            <w:pStyle w:val="21"/>
            <w:rPr>
              <w:rFonts w:eastAsiaTheme="minorEastAsia"/>
              <w:b w:val="0"/>
              <w:bCs w:val="0"/>
              <w:sz w:val="20"/>
            </w:rPr>
          </w:pPr>
          <w:hyperlink w:anchor="_Toc425787628" w:history="1">
            <w:r w:rsidR="00056B88" w:rsidRPr="00994A42">
              <w:rPr>
                <w:rStyle w:val="af2"/>
              </w:rPr>
              <w:t>6.6</w:t>
            </w:r>
            <w:r w:rsidR="00056B88">
              <w:rPr>
                <w:rFonts w:eastAsiaTheme="minorEastAsia"/>
                <w:b w:val="0"/>
                <w:bCs w:val="0"/>
                <w:sz w:val="20"/>
              </w:rPr>
              <w:tab/>
            </w:r>
            <w:r w:rsidR="00056B88" w:rsidRPr="00994A42">
              <w:rPr>
                <w:rStyle w:val="af2"/>
              </w:rPr>
              <w:t>변수 표기법 (헝가리안 표기법)</w:t>
            </w:r>
            <w:r w:rsidR="00056B88">
              <w:rPr>
                <w:webHidden/>
              </w:rPr>
              <w:tab/>
            </w:r>
            <w:r>
              <w:rPr>
                <w:webHidden/>
              </w:rPr>
              <w:fldChar w:fldCharType="begin"/>
            </w:r>
            <w:r w:rsidR="00056B88">
              <w:rPr>
                <w:webHidden/>
              </w:rPr>
              <w:instrText xml:space="preserve"> PAGEREF _Toc425787628 \h </w:instrText>
            </w:r>
            <w:r>
              <w:rPr>
                <w:webHidden/>
              </w:rPr>
            </w:r>
            <w:r>
              <w:rPr>
                <w:webHidden/>
              </w:rPr>
              <w:fldChar w:fldCharType="separate"/>
            </w:r>
            <w:r w:rsidR="00056B88">
              <w:rPr>
                <w:webHidden/>
              </w:rPr>
              <w:t>36</w:t>
            </w:r>
            <w:r>
              <w:rPr>
                <w:webHidden/>
              </w:rPr>
              <w:fldChar w:fldCharType="end"/>
            </w:r>
          </w:hyperlink>
        </w:p>
        <w:p w:rsidR="00056B88" w:rsidRDefault="005915BD">
          <w:pPr>
            <w:pStyle w:val="21"/>
            <w:rPr>
              <w:rFonts w:eastAsiaTheme="minorEastAsia"/>
              <w:b w:val="0"/>
              <w:bCs w:val="0"/>
              <w:sz w:val="20"/>
            </w:rPr>
          </w:pPr>
          <w:hyperlink w:anchor="_Toc425787629" w:history="1">
            <w:r w:rsidR="00056B88" w:rsidRPr="00994A42">
              <w:rPr>
                <w:rStyle w:val="af2"/>
              </w:rPr>
              <w:t>6.7</w:t>
            </w:r>
            <w:r w:rsidR="00056B88">
              <w:rPr>
                <w:rFonts w:eastAsiaTheme="minorEastAsia"/>
                <w:b w:val="0"/>
                <w:bCs w:val="0"/>
                <w:sz w:val="20"/>
              </w:rPr>
              <w:tab/>
            </w:r>
            <w:r w:rsidR="00056B88" w:rsidRPr="00994A42">
              <w:rPr>
                <w:rStyle w:val="af2"/>
              </w:rPr>
              <w:t>주석표기법</w:t>
            </w:r>
            <w:r w:rsidR="00056B88">
              <w:rPr>
                <w:webHidden/>
              </w:rPr>
              <w:tab/>
            </w:r>
            <w:r>
              <w:rPr>
                <w:webHidden/>
              </w:rPr>
              <w:fldChar w:fldCharType="begin"/>
            </w:r>
            <w:r w:rsidR="00056B88">
              <w:rPr>
                <w:webHidden/>
              </w:rPr>
              <w:instrText xml:space="preserve"> PAGEREF _Toc425787629 \h </w:instrText>
            </w:r>
            <w:r>
              <w:rPr>
                <w:webHidden/>
              </w:rPr>
            </w:r>
            <w:r>
              <w:rPr>
                <w:webHidden/>
              </w:rPr>
              <w:fldChar w:fldCharType="separate"/>
            </w:r>
            <w:r w:rsidR="00056B88">
              <w:rPr>
                <w:webHidden/>
              </w:rPr>
              <w:t>36</w:t>
            </w:r>
            <w:r>
              <w:rPr>
                <w:webHidden/>
              </w:rPr>
              <w:fldChar w:fldCharType="end"/>
            </w:r>
          </w:hyperlink>
        </w:p>
        <w:p w:rsidR="00056B88" w:rsidRDefault="005915BD">
          <w:pPr>
            <w:pStyle w:val="21"/>
            <w:rPr>
              <w:rFonts w:eastAsiaTheme="minorEastAsia"/>
              <w:b w:val="0"/>
              <w:bCs w:val="0"/>
              <w:sz w:val="20"/>
            </w:rPr>
          </w:pPr>
          <w:hyperlink w:anchor="_Toc425787630" w:history="1">
            <w:r w:rsidR="00056B88" w:rsidRPr="00994A42">
              <w:rPr>
                <w:rStyle w:val="af2"/>
              </w:rPr>
              <w:t>6.8</w:t>
            </w:r>
            <w:r w:rsidR="00056B88">
              <w:rPr>
                <w:rFonts w:eastAsiaTheme="minorEastAsia"/>
                <w:b w:val="0"/>
                <w:bCs w:val="0"/>
                <w:sz w:val="20"/>
              </w:rPr>
              <w:tab/>
            </w:r>
            <w:r w:rsidR="00056B88" w:rsidRPr="00994A42">
              <w:rPr>
                <w:rStyle w:val="af2"/>
              </w:rPr>
              <w:t>SW Coding 시 유의사항</w:t>
            </w:r>
            <w:r w:rsidR="00056B88">
              <w:rPr>
                <w:webHidden/>
              </w:rPr>
              <w:tab/>
            </w:r>
            <w:r>
              <w:rPr>
                <w:webHidden/>
              </w:rPr>
              <w:fldChar w:fldCharType="begin"/>
            </w:r>
            <w:r w:rsidR="00056B88">
              <w:rPr>
                <w:webHidden/>
              </w:rPr>
              <w:instrText xml:space="preserve"> PAGEREF _Toc425787630 \h </w:instrText>
            </w:r>
            <w:r>
              <w:rPr>
                <w:webHidden/>
              </w:rPr>
            </w:r>
            <w:r>
              <w:rPr>
                <w:webHidden/>
              </w:rPr>
              <w:fldChar w:fldCharType="separate"/>
            </w:r>
            <w:r w:rsidR="00056B88">
              <w:rPr>
                <w:webHidden/>
              </w:rPr>
              <w:t>37</w:t>
            </w:r>
            <w:r>
              <w:rPr>
                <w:webHidden/>
              </w:rPr>
              <w:fldChar w:fldCharType="end"/>
            </w:r>
          </w:hyperlink>
        </w:p>
        <w:p w:rsidR="00B14428" w:rsidRDefault="005915BD" w:rsidP="00B753FE">
          <w:pPr>
            <w:spacing w:line="240" w:lineRule="auto"/>
          </w:pPr>
          <w:r>
            <w:rPr>
              <w:b/>
              <w:bCs/>
              <w:lang w:val="ko-KR"/>
            </w:rPr>
            <w:fldChar w:fldCharType="end"/>
          </w:r>
        </w:p>
      </w:sdtContent>
    </w:sdt>
    <w:p w:rsidR="00B14428" w:rsidRDefault="00B14428" w:rsidP="00B753FE">
      <w:pPr>
        <w:spacing w:line="240" w:lineRule="auto"/>
      </w:pPr>
    </w:p>
    <w:p w:rsidR="00B14428" w:rsidRPr="00E629E6" w:rsidRDefault="00B14428" w:rsidP="00B14991">
      <w:pPr>
        <w:pStyle w:val="1"/>
        <w:pageBreakBefore/>
        <w:numPr>
          <w:ilvl w:val="0"/>
          <w:numId w:val="2"/>
        </w:numPr>
        <w:pBdr>
          <w:bottom w:val="single" w:sz="4" w:space="1" w:color="auto"/>
        </w:pBdr>
        <w:tabs>
          <w:tab w:val="left" w:pos="144"/>
          <w:tab w:val="left" w:pos="288"/>
          <w:tab w:val="left" w:pos="576"/>
          <w:tab w:val="left" w:pos="720"/>
        </w:tabs>
        <w:spacing w:before="240" w:after="60" w:line="240" w:lineRule="auto"/>
        <w:rPr>
          <w:rStyle w:val="af1"/>
          <w:rFonts w:asciiTheme="minorEastAsia" w:eastAsiaTheme="minorEastAsia" w:hAnsiTheme="minorEastAsia"/>
        </w:rPr>
      </w:pPr>
      <w:bookmarkStart w:id="0" w:name="_Toc195544383"/>
      <w:bookmarkStart w:id="1" w:name="_Toc195545258"/>
      <w:bookmarkStart w:id="2" w:name="_Toc279997186"/>
      <w:bookmarkStart w:id="3" w:name="_Ref369528969"/>
      <w:bookmarkStart w:id="4" w:name="_Ref369528970"/>
      <w:bookmarkStart w:id="5" w:name="_Ref369528986"/>
      <w:bookmarkStart w:id="6" w:name="_Toc425787602"/>
      <w:r w:rsidRPr="00E629E6">
        <w:rPr>
          <w:rStyle w:val="af1"/>
          <w:rFonts w:asciiTheme="minorEastAsia" w:eastAsiaTheme="minorEastAsia" w:hAnsiTheme="minorEastAsia" w:hint="eastAsia"/>
        </w:rPr>
        <w:lastRenderedPageBreak/>
        <w:t>도입</w:t>
      </w:r>
      <w:bookmarkEnd w:id="0"/>
      <w:bookmarkEnd w:id="1"/>
      <w:bookmarkEnd w:id="2"/>
      <w:bookmarkEnd w:id="3"/>
      <w:bookmarkEnd w:id="4"/>
      <w:bookmarkEnd w:id="5"/>
      <w:bookmarkEnd w:id="6"/>
    </w:p>
    <w:p w:rsidR="00B14428" w:rsidRPr="00A4055F" w:rsidRDefault="00B14428" w:rsidP="00B14991">
      <w:pPr>
        <w:pStyle w:val="2"/>
        <w:numPr>
          <w:ilvl w:val="1"/>
          <w:numId w:val="2"/>
        </w:numPr>
        <w:tabs>
          <w:tab w:val="clear" w:pos="2196"/>
          <w:tab w:val="num" w:pos="567"/>
        </w:tabs>
        <w:spacing w:after="0" w:line="240" w:lineRule="auto"/>
        <w:ind w:left="567" w:hanging="567"/>
        <w:rPr>
          <w:rStyle w:val="af1"/>
        </w:rPr>
      </w:pPr>
      <w:bookmarkStart w:id="7" w:name="_Toc279997187"/>
      <w:bookmarkStart w:id="8" w:name="_Toc425787603"/>
      <w:r w:rsidRPr="00A4055F">
        <w:rPr>
          <w:rStyle w:val="af1"/>
          <w:rFonts w:hint="eastAsia"/>
        </w:rPr>
        <w:t>목적</w:t>
      </w:r>
      <w:bookmarkEnd w:id="7"/>
      <w:bookmarkEnd w:id="8"/>
    </w:p>
    <w:p w:rsidR="00B14428" w:rsidRPr="00E629E6" w:rsidRDefault="001A4572" w:rsidP="00B1307D">
      <w:pPr>
        <w:spacing w:line="240" w:lineRule="auto"/>
      </w:pPr>
      <w:r>
        <w:rPr>
          <w:rFonts w:hint="eastAsia"/>
        </w:rPr>
        <w:t>Software</w:t>
      </w:r>
      <w:r w:rsidR="00FF6AD4">
        <w:rPr>
          <w:rFonts w:hint="eastAsia"/>
        </w:rPr>
        <w:t xml:space="preserve"> Version Control을 위한 문서임. 더 큰 개념이며 복잡한 형상관리시스템 (Software Configuration Management와는 구별할 필요가 있다. 즉, Software Version Control은 일반적인 software source code만을 관리하는 내역을 주로 버전 관리로 정의하면 되고, 형상관리는 추상적인 관리대상을 형상화한다는 의미이다. 형상을 표현하는 것이 문서라고 보면 되고, 그 대상은 시스템일 수도 있고, 프로젝트라고 할 수도 있지만, 제품을 만드는 주체 입장에서는 제품과 소프트웨어의 결합으로 해석하는 것이 적절하다고 보인다. </w:t>
      </w:r>
    </w:p>
    <w:p w:rsidR="00B14428" w:rsidRPr="00E629E6" w:rsidRDefault="00FF6AD4" w:rsidP="00B1307D">
      <w:pPr>
        <w:spacing w:line="240" w:lineRule="auto"/>
        <w:rPr>
          <w:rFonts w:asciiTheme="minorEastAsia" w:hAnsiTheme="minorEastAsia"/>
        </w:rPr>
      </w:pPr>
      <w:r>
        <w:rPr>
          <w:rFonts w:asciiTheme="minorEastAsia" w:hAnsiTheme="minorEastAsia" w:hint="eastAsia"/>
        </w:rPr>
        <w:t>Version control, revision control, source control, source code management (SCM)</w:t>
      </w:r>
      <w:r>
        <w:rPr>
          <w:rFonts w:asciiTheme="minorEastAsia" w:hAnsiTheme="minorEastAsia"/>
        </w:rPr>
        <w:t>은</w:t>
      </w:r>
      <w:r>
        <w:rPr>
          <w:rFonts w:asciiTheme="minorEastAsia" w:hAnsiTheme="minorEastAsia" w:hint="eastAsia"/>
        </w:rPr>
        <w:t xml:space="preserve"> 동일한 정보에 대한 여러 버전을 의미함. </w:t>
      </w:r>
    </w:p>
    <w:p w:rsidR="00B14428" w:rsidRPr="00A4055F" w:rsidRDefault="00B14428" w:rsidP="00B14991">
      <w:pPr>
        <w:pStyle w:val="2"/>
        <w:numPr>
          <w:ilvl w:val="1"/>
          <w:numId w:val="2"/>
        </w:numPr>
        <w:tabs>
          <w:tab w:val="left" w:pos="216"/>
          <w:tab w:val="left" w:pos="648"/>
          <w:tab w:val="left" w:pos="864"/>
        </w:tabs>
        <w:spacing w:before="240" w:after="60" w:line="240" w:lineRule="auto"/>
        <w:ind w:left="0" w:firstLine="0"/>
        <w:rPr>
          <w:rStyle w:val="af1"/>
        </w:rPr>
      </w:pPr>
      <w:bookmarkStart w:id="9" w:name="_Toc265509115"/>
      <w:bookmarkStart w:id="10" w:name="_Toc265522323"/>
      <w:bookmarkStart w:id="11" w:name="_Toc279997188"/>
      <w:bookmarkStart w:id="12" w:name="_Toc425787604"/>
      <w:r w:rsidRPr="00A4055F">
        <w:rPr>
          <w:rStyle w:val="af1"/>
          <w:rFonts w:hint="eastAsia"/>
        </w:rPr>
        <w:t>용어 및 약어 정의</w:t>
      </w:r>
      <w:bookmarkEnd w:id="9"/>
      <w:bookmarkEnd w:id="10"/>
      <w:bookmarkEnd w:id="11"/>
      <w:bookmarkEnd w:id="12"/>
    </w:p>
    <w:tbl>
      <w:tblPr>
        <w:tblStyle w:val="3-1"/>
        <w:tblW w:w="0" w:type="auto"/>
        <w:tblLook w:val="04A0"/>
      </w:tblPr>
      <w:tblGrid>
        <w:gridCol w:w="2235"/>
        <w:gridCol w:w="6989"/>
      </w:tblGrid>
      <w:tr w:rsidR="001433F1" w:rsidTr="001433F1">
        <w:trPr>
          <w:cnfStyle w:val="100000000000"/>
        </w:trPr>
        <w:tc>
          <w:tcPr>
            <w:cnfStyle w:val="001000000000"/>
            <w:tcW w:w="2235" w:type="dxa"/>
            <w:vAlign w:val="center"/>
          </w:tcPr>
          <w:p w:rsidR="001433F1" w:rsidRDefault="001433F1" w:rsidP="00B83FB9">
            <w:pPr>
              <w:jc w:val="center"/>
            </w:pPr>
            <w:r>
              <w:rPr>
                <w:rFonts w:hint="eastAsia"/>
              </w:rPr>
              <w:t>항목</w:t>
            </w:r>
          </w:p>
        </w:tc>
        <w:tc>
          <w:tcPr>
            <w:tcW w:w="6989" w:type="dxa"/>
            <w:vAlign w:val="center"/>
          </w:tcPr>
          <w:p w:rsidR="001433F1" w:rsidRDefault="001433F1" w:rsidP="00B83FB9">
            <w:pPr>
              <w:jc w:val="center"/>
              <w:cnfStyle w:val="100000000000"/>
            </w:pPr>
            <w:r>
              <w:rPr>
                <w:rFonts w:hint="eastAsia"/>
              </w:rPr>
              <w:t>내용</w:t>
            </w:r>
          </w:p>
        </w:tc>
      </w:tr>
      <w:tr w:rsidR="001433F1" w:rsidTr="001433F1">
        <w:trPr>
          <w:cnfStyle w:val="000000100000"/>
        </w:trPr>
        <w:tc>
          <w:tcPr>
            <w:cnfStyle w:val="001000000000"/>
            <w:tcW w:w="2235" w:type="dxa"/>
            <w:vAlign w:val="center"/>
          </w:tcPr>
          <w:p w:rsidR="001433F1" w:rsidRDefault="008E49C5" w:rsidP="00B83FB9">
            <w:pPr>
              <w:jc w:val="left"/>
            </w:pPr>
            <w:proofErr w:type="spellStart"/>
            <w:r>
              <w:rPr>
                <w:rFonts w:hint="eastAsia"/>
              </w:rPr>
              <w:t>Git</w:t>
            </w:r>
            <w:proofErr w:type="spellEnd"/>
          </w:p>
        </w:tc>
        <w:tc>
          <w:tcPr>
            <w:tcW w:w="6989" w:type="dxa"/>
            <w:vAlign w:val="center"/>
          </w:tcPr>
          <w:p w:rsidR="001433F1" w:rsidRDefault="008E49C5" w:rsidP="001433F1">
            <w:pPr>
              <w:pStyle w:val="af0"/>
              <w:numPr>
                <w:ilvl w:val="0"/>
                <w:numId w:val="21"/>
              </w:numPr>
              <w:spacing w:after="0"/>
              <w:ind w:leftChars="0" w:left="227" w:hanging="227"/>
              <w:jc w:val="left"/>
              <w:cnfStyle w:val="000000100000"/>
              <w:rPr>
                <w:lang w:eastAsia="ko-KR"/>
              </w:rPr>
            </w:pPr>
            <w:r>
              <w:rPr>
                <w:rFonts w:hint="eastAsia"/>
                <w:lang w:eastAsia="ko-KR"/>
              </w:rPr>
              <w:t>분산</w:t>
            </w:r>
            <w:r>
              <w:rPr>
                <w:rFonts w:hint="eastAsia"/>
                <w:lang w:eastAsia="ko-KR"/>
              </w:rPr>
              <w:t xml:space="preserve"> </w:t>
            </w:r>
            <w:proofErr w:type="spellStart"/>
            <w:r>
              <w:rPr>
                <w:rFonts w:hint="eastAsia"/>
                <w:lang w:eastAsia="ko-KR"/>
              </w:rPr>
              <w:t>리비전</w:t>
            </w:r>
            <w:proofErr w:type="spellEnd"/>
            <w:r>
              <w:rPr>
                <w:rFonts w:hint="eastAsia"/>
                <w:lang w:eastAsia="ko-KR"/>
              </w:rPr>
              <w:t xml:space="preserve"> </w:t>
            </w:r>
            <w:r>
              <w:rPr>
                <w:rFonts w:hint="eastAsia"/>
                <w:lang w:eastAsia="ko-KR"/>
              </w:rPr>
              <w:t>컨트롤</w:t>
            </w:r>
            <w:r>
              <w:rPr>
                <w:rFonts w:hint="eastAsia"/>
                <w:lang w:eastAsia="ko-KR"/>
              </w:rPr>
              <w:t xml:space="preserve">, </w:t>
            </w:r>
            <w:r>
              <w:rPr>
                <w:rFonts w:hint="eastAsia"/>
                <w:lang w:eastAsia="ko-KR"/>
              </w:rPr>
              <w:t>소스</w:t>
            </w:r>
            <w:r>
              <w:rPr>
                <w:rFonts w:hint="eastAsia"/>
                <w:lang w:eastAsia="ko-KR"/>
              </w:rPr>
              <w:t xml:space="preserve"> </w:t>
            </w:r>
            <w:r>
              <w:rPr>
                <w:rFonts w:hint="eastAsia"/>
                <w:lang w:eastAsia="ko-KR"/>
              </w:rPr>
              <w:t>코드를</w:t>
            </w:r>
            <w:r>
              <w:rPr>
                <w:rFonts w:hint="eastAsia"/>
                <w:lang w:eastAsia="ko-KR"/>
              </w:rPr>
              <w:t xml:space="preserve"> </w:t>
            </w:r>
            <w:r>
              <w:rPr>
                <w:rFonts w:hint="eastAsia"/>
                <w:lang w:eastAsia="ko-KR"/>
              </w:rPr>
              <w:t>관리한다</w:t>
            </w:r>
            <w:r>
              <w:rPr>
                <w:rFonts w:hint="eastAsia"/>
                <w:lang w:eastAsia="ko-KR"/>
              </w:rPr>
              <w:t>.</w:t>
            </w:r>
          </w:p>
        </w:tc>
      </w:tr>
      <w:tr w:rsidR="001433F1" w:rsidTr="001433F1">
        <w:tc>
          <w:tcPr>
            <w:cnfStyle w:val="001000000000"/>
            <w:tcW w:w="2235" w:type="dxa"/>
            <w:vAlign w:val="center"/>
          </w:tcPr>
          <w:p w:rsidR="001433F1" w:rsidRDefault="008E49C5" w:rsidP="001E583A">
            <w:pPr>
              <w:jc w:val="left"/>
            </w:pPr>
            <w:proofErr w:type="spellStart"/>
            <w:r>
              <w:rPr>
                <w:rFonts w:hint="eastAsia"/>
              </w:rPr>
              <w:t>GitLab</w:t>
            </w:r>
            <w:proofErr w:type="spellEnd"/>
          </w:p>
        </w:tc>
        <w:tc>
          <w:tcPr>
            <w:tcW w:w="6989" w:type="dxa"/>
            <w:vAlign w:val="center"/>
          </w:tcPr>
          <w:p w:rsidR="001433F1" w:rsidRDefault="008E49C5" w:rsidP="001E583A">
            <w:pPr>
              <w:pStyle w:val="af0"/>
              <w:numPr>
                <w:ilvl w:val="0"/>
                <w:numId w:val="21"/>
              </w:numPr>
              <w:spacing w:after="0"/>
              <w:ind w:leftChars="0" w:left="227" w:hanging="227"/>
              <w:jc w:val="left"/>
              <w:cnfStyle w:val="000000000000"/>
              <w:rPr>
                <w:lang w:eastAsia="ko-KR"/>
              </w:rPr>
            </w:pPr>
            <w:proofErr w:type="spellStart"/>
            <w:r>
              <w:rPr>
                <w:rFonts w:asciiTheme="minorEastAsia" w:hAnsiTheme="minorEastAsia" w:hint="eastAsia"/>
                <w:lang w:eastAsia="ko-KR"/>
              </w:rPr>
              <w:t>Git</w:t>
            </w:r>
            <w:proofErr w:type="spellEnd"/>
            <w:r>
              <w:rPr>
                <w:rFonts w:asciiTheme="minorEastAsia" w:hAnsiTheme="minorEastAsia" w:hint="eastAsia"/>
                <w:lang w:eastAsia="ko-KR"/>
              </w:rPr>
              <w:t xml:space="preserve">의 원격 저장소 기능과 이슈 </w:t>
            </w:r>
            <w:proofErr w:type="spellStart"/>
            <w:r>
              <w:rPr>
                <w:rFonts w:asciiTheme="minorEastAsia" w:hAnsiTheme="minorEastAsia" w:hint="eastAsia"/>
                <w:lang w:eastAsia="ko-KR"/>
              </w:rPr>
              <w:t>트래커</w:t>
            </w:r>
            <w:proofErr w:type="spellEnd"/>
            <w:r>
              <w:rPr>
                <w:rFonts w:asciiTheme="minorEastAsia" w:hAnsiTheme="minorEastAsia" w:hint="eastAsia"/>
                <w:lang w:eastAsia="ko-KR"/>
              </w:rPr>
              <w:t xml:space="preserve">, </w:t>
            </w:r>
            <w:proofErr w:type="spellStart"/>
            <w:r>
              <w:rPr>
                <w:rFonts w:asciiTheme="minorEastAsia" w:hAnsiTheme="minorEastAsia" w:hint="eastAsia"/>
                <w:lang w:eastAsia="ko-KR"/>
              </w:rPr>
              <w:t>마일스톤</w:t>
            </w:r>
            <w:proofErr w:type="spellEnd"/>
            <w:r>
              <w:rPr>
                <w:rFonts w:asciiTheme="minorEastAsia" w:hAnsiTheme="minorEastAsia" w:hint="eastAsia"/>
                <w:lang w:eastAsia="ko-KR"/>
              </w:rPr>
              <w:t xml:space="preserve"> 등의 기능을 제공하는 Web 버전의 S/W</w:t>
            </w:r>
          </w:p>
        </w:tc>
      </w:tr>
      <w:tr w:rsidR="001433F1" w:rsidTr="001433F1">
        <w:trPr>
          <w:cnfStyle w:val="000000100000"/>
        </w:trPr>
        <w:tc>
          <w:tcPr>
            <w:cnfStyle w:val="001000000000"/>
            <w:tcW w:w="2235" w:type="dxa"/>
            <w:vAlign w:val="center"/>
          </w:tcPr>
          <w:p w:rsidR="001433F1" w:rsidRPr="00893EBB" w:rsidRDefault="001433F1" w:rsidP="00B83FB9">
            <w:pPr>
              <w:jc w:val="left"/>
              <w:rPr>
                <w:rFonts w:asciiTheme="minorEastAsia" w:hAnsiTheme="minorEastAsia"/>
              </w:rPr>
            </w:pPr>
          </w:p>
        </w:tc>
        <w:tc>
          <w:tcPr>
            <w:tcW w:w="6989" w:type="dxa"/>
            <w:vAlign w:val="center"/>
          </w:tcPr>
          <w:p w:rsidR="001433F1" w:rsidRDefault="001433F1" w:rsidP="001433F1">
            <w:pPr>
              <w:pStyle w:val="af0"/>
              <w:numPr>
                <w:ilvl w:val="0"/>
                <w:numId w:val="21"/>
              </w:numPr>
              <w:spacing w:after="0"/>
              <w:ind w:leftChars="0" w:left="227" w:hanging="227"/>
              <w:jc w:val="left"/>
              <w:cnfStyle w:val="000000100000"/>
              <w:rPr>
                <w:lang w:eastAsia="ko-KR"/>
              </w:rPr>
            </w:pPr>
          </w:p>
        </w:tc>
      </w:tr>
      <w:tr w:rsidR="001433F1" w:rsidTr="001433F1">
        <w:tc>
          <w:tcPr>
            <w:cnfStyle w:val="001000000000"/>
            <w:tcW w:w="2235" w:type="dxa"/>
            <w:vAlign w:val="center"/>
          </w:tcPr>
          <w:p w:rsidR="001433F1" w:rsidRPr="00E629E6" w:rsidRDefault="001433F1" w:rsidP="00B83FB9">
            <w:pPr>
              <w:jc w:val="left"/>
              <w:rPr>
                <w:rFonts w:asciiTheme="minorEastAsia" w:hAnsiTheme="minorEastAsia"/>
              </w:rPr>
            </w:pPr>
          </w:p>
        </w:tc>
        <w:tc>
          <w:tcPr>
            <w:tcW w:w="6989" w:type="dxa"/>
            <w:vAlign w:val="center"/>
          </w:tcPr>
          <w:p w:rsidR="001433F1" w:rsidRDefault="001433F1" w:rsidP="001433F1">
            <w:pPr>
              <w:pStyle w:val="af0"/>
              <w:numPr>
                <w:ilvl w:val="0"/>
                <w:numId w:val="21"/>
              </w:numPr>
              <w:spacing w:after="0"/>
              <w:ind w:leftChars="0" w:left="227" w:hanging="227"/>
              <w:jc w:val="left"/>
              <w:cnfStyle w:val="000000000000"/>
              <w:rPr>
                <w:lang w:eastAsia="ko-KR"/>
              </w:rPr>
            </w:pPr>
          </w:p>
        </w:tc>
      </w:tr>
      <w:tr w:rsidR="001433F1" w:rsidTr="001433F1">
        <w:trPr>
          <w:cnfStyle w:val="000000100000"/>
        </w:trPr>
        <w:tc>
          <w:tcPr>
            <w:cnfStyle w:val="001000000000"/>
            <w:tcW w:w="2235" w:type="dxa"/>
            <w:vAlign w:val="center"/>
          </w:tcPr>
          <w:p w:rsidR="001433F1" w:rsidRDefault="001433F1" w:rsidP="00B83FB9">
            <w:pPr>
              <w:jc w:val="left"/>
            </w:pPr>
          </w:p>
        </w:tc>
        <w:tc>
          <w:tcPr>
            <w:tcW w:w="6989" w:type="dxa"/>
            <w:vAlign w:val="center"/>
          </w:tcPr>
          <w:p w:rsidR="001433F1" w:rsidRDefault="001433F1" w:rsidP="001433F1">
            <w:pPr>
              <w:pStyle w:val="af0"/>
              <w:numPr>
                <w:ilvl w:val="0"/>
                <w:numId w:val="21"/>
              </w:numPr>
              <w:spacing w:after="0"/>
              <w:ind w:leftChars="0" w:left="227" w:hanging="227"/>
              <w:jc w:val="left"/>
              <w:cnfStyle w:val="000000100000"/>
              <w:rPr>
                <w:lang w:eastAsia="ko-KR"/>
              </w:rPr>
            </w:pPr>
          </w:p>
        </w:tc>
      </w:tr>
      <w:tr w:rsidR="001433F1" w:rsidTr="001433F1">
        <w:tc>
          <w:tcPr>
            <w:cnfStyle w:val="001000000000"/>
            <w:tcW w:w="2235" w:type="dxa"/>
            <w:vAlign w:val="center"/>
          </w:tcPr>
          <w:p w:rsidR="001433F1" w:rsidRDefault="001433F1" w:rsidP="00B83FB9">
            <w:pPr>
              <w:jc w:val="left"/>
            </w:pPr>
          </w:p>
        </w:tc>
        <w:tc>
          <w:tcPr>
            <w:tcW w:w="6989" w:type="dxa"/>
            <w:vAlign w:val="center"/>
          </w:tcPr>
          <w:p w:rsidR="001433F1" w:rsidRDefault="001433F1" w:rsidP="001433F1">
            <w:pPr>
              <w:pStyle w:val="af0"/>
              <w:numPr>
                <w:ilvl w:val="0"/>
                <w:numId w:val="21"/>
              </w:numPr>
              <w:spacing w:after="0"/>
              <w:ind w:leftChars="0" w:left="227" w:hanging="227"/>
              <w:jc w:val="left"/>
              <w:cnfStyle w:val="000000000000"/>
              <w:rPr>
                <w:lang w:eastAsia="ko-KR"/>
              </w:rPr>
            </w:pPr>
          </w:p>
        </w:tc>
      </w:tr>
    </w:tbl>
    <w:p w:rsidR="00E629E6" w:rsidRPr="001433F1" w:rsidRDefault="00E629E6" w:rsidP="00B1307D">
      <w:pPr>
        <w:spacing w:line="240" w:lineRule="auto"/>
        <w:rPr>
          <w:rFonts w:asciiTheme="minorEastAsia" w:hAnsiTheme="minorEastAsia"/>
        </w:rPr>
      </w:pPr>
    </w:p>
    <w:p w:rsidR="00B14428" w:rsidRPr="00A4055F" w:rsidRDefault="00B14428" w:rsidP="00B14991">
      <w:pPr>
        <w:pStyle w:val="2"/>
        <w:numPr>
          <w:ilvl w:val="1"/>
          <w:numId w:val="2"/>
        </w:numPr>
        <w:tabs>
          <w:tab w:val="left" w:pos="216"/>
          <w:tab w:val="left" w:pos="648"/>
          <w:tab w:val="left" w:pos="864"/>
        </w:tabs>
        <w:spacing w:before="240" w:after="60" w:line="240" w:lineRule="auto"/>
        <w:ind w:left="0" w:firstLine="0"/>
        <w:rPr>
          <w:rStyle w:val="af1"/>
        </w:rPr>
      </w:pPr>
      <w:bookmarkStart w:id="13" w:name="_Toc279997189"/>
      <w:bookmarkStart w:id="14" w:name="_Toc425787605"/>
      <w:r w:rsidRPr="00A4055F">
        <w:rPr>
          <w:rStyle w:val="af1"/>
          <w:rFonts w:hint="eastAsia"/>
        </w:rPr>
        <w:t>관련 문서</w:t>
      </w:r>
      <w:bookmarkEnd w:id="13"/>
      <w:bookmarkEnd w:id="14"/>
    </w:p>
    <w:tbl>
      <w:tblPr>
        <w:tblStyle w:val="3-1"/>
        <w:tblW w:w="0" w:type="auto"/>
        <w:tblLook w:val="04A0"/>
      </w:tblPr>
      <w:tblGrid>
        <w:gridCol w:w="2235"/>
        <w:gridCol w:w="5244"/>
        <w:gridCol w:w="1745"/>
      </w:tblGrid>
      <w:tr w:rsidR="0072694B" w:rsidTr="00B753FE">
        <w:trPr>
          <w:cnfStyle w:val="100000000000"/>
        </w:trPr>
        <w:tc>
          <w:tcPr>
            <w:cnfStyle w:val="001000000000"/>
            <w:tcW w:w="2235" w:type="dxa"/>
            <w:vAlign w:val="center"/>
          </w:tcPr>
          <w:p w:rsidR="0072694B" w:rsidRDefault="0072694B" w:rsidP="00B1307D">
            <w:pPr>
              <w:jc w:val="center"/>
            </w:pPr>
            <w:proofErr w:type="spellStart"/>
            <w:r>
              <w:rPr>
                <w:rFonts w:hint="eastAsia"/>
              </w:rPr>
              <w:t>문서명</w:t>
            </w:r>
            <w:proofErr w:type="spellEnd"/>
          </w:p>
        </w:tc>
        <w:tc>
          <w:tcPr>
            <w:tcW w:w="5244" w:type="dxa"/>
            <w:vAlign w:val="center"/>
          </w:tcPr>
          <w:p w:rsidR="0072694B" w:rsidRDefault="0072694B" w:rsidP="00B1307D">
            <w:pPr>
              <w:jc w:val="center"/>
              <w:cnfStyle w:val="100000000000"/>
            </w:pPr>
            <w:r>
              <w:rPr>
                <w:rFonts w:hint="eastAsia"/>
              </w:rPr>
              <w:t>설명</w:t>
            </w:r>
          </w:p>
        </w:tc>
        <w:tc>
          <w:tcPr>
            <w:tcW w:w="1745" w:type="dxa"/>
            <w:vAlign w:val="center"/>
          </w:tcPr>
          <w:p w:rsidR="0072694B" w:rsidRDefault="0072694B" w:rsidP="00B1307D">
            <w:pPr>
              <w:jc w:val="center"/>
              <w:cnfStyle w:val="100000000000"/>
            </w:pPr>
            <w:r>
              <w:rPr>
                <w:rFonts w:hint="eastAsia"/>
              </w:rPr>
              <w:t>비고</w:t>
            </w:r>
          </w:p>
        </w:tc>
      </w:tr>
      <w:tr w:rsidR="00E629E6" w:rsidTr="00B753FE">
        <w:trPr>
          <w:cnfStyle w:val="000000100000"/>
        </w:trPr>
        <w:tc>
          <w:tcPr>
            <w:cnfStyle w:val="001000000000"/>
            <w:tcW w:w="2235" w:type="dxa"/>
            <w:vAlign w:val="center"/>
          </w:tcPr>
          <w:p w:rsidR="00E629E6" w:rsidRDefault="00E629E6" w:rsidP="00B02A9D">
            <w:pPr>
              <w:jc w:val="left"/>
            </w:pPr>
          </w:p>
        </w:tc>
        <w:tc>
          <w:tcPr>
            <w:tcW w:w="5244" w:type="dxa"/>
            <w:vAlign w:val="center"/>
          </w:tcPr>
          <w:p w:rsidR="00E629E6" w:rsidRPr="00491A12" w:rsidRDefault="00E629E6" w:rsidP="006C0714">
            <w:pPr>
              <w:pStyle w:val="af0"/>
              <w:numPr>
                <w:ilvl w:val="0"/>
                <w:numId w:val="29"/>
              </w:numPr>
              <w:spacing w:after="0"/>
              <w:ind w:leftChars="0" w:left="227" w:hanging="227"/>
              <w:jc w:val="left"/>
              <w:cnfStyle w:val="000000100000"/>
              <w:rPr>
                <w:rFonts w:asciiTheme="minorEastAsia" w:hAnsiTheme="minorEastAsia"/>
              </w:rPr>
            </w:pPr>
          </w:p>
        </w:tc>
        <w:tc>
          <w:tcPr>
            <w:tcW w:w="1745" w:type="dxa"/>
            <w:vAlign w:val="center"/>
          </w:tcPr>
          <w:p w:rsidR="00E629E6" w:rsidRDefault="00E629E6" w:rsidP="00B1307D">
            <w:pPr>
              <w:jc w:val="left"/>
              <w:cnfStyle w:val="000000100000"/>
            </w:pPr>
          </w:p>
        </w:tc>
      </w:tr>
      <w:tr w:rsidR="00E629E6" w:rsidTr="00B753FE">
        <w:tc>
          <w:tcPr>
            <w:cnfStyle w:val="001000000000"/>
            <w:tcW w:w="2235" w:type="dxa"/>
            <w:vAlign w:val="center"/>
          </w:tcPr>
          <w:p w:rsidR="00E629E6" w:rsidRPr="00E629E6" w:rsidRDefault="00E629E6" w:rsidP="00B02A9D">
            <w:pPr>
              <w:jc w:val="left"/>
              <w:rPr>
                <w:rFonts w:asciiTheme="minorEastAsia" w:hAnsiTheme="minorEastAsia"/>
              </w:rPr>
            </w:pPr>
          </w:p>
        </w:tc>
        <w:tc>
          <w:tcPr>
            <w:tcW w:w="5244" w:type="dxa"/>
            <w:vAlign w:val="center"/>
          </w:tcPr>
          <w:p w:rsidR="00E629E6" w:rsidRPr="00491A12" w:rsidRDefault="00E629E6" w:rsidP="006C0714">
            <w:pPr>
              <w:pStyle w:val="af0"/>
              <w:numPr>
                <w:ilvl w:val="0"/>
                <w:numId w:val="29"/>
              </w:numPr>
              <w:spacing w:after="0"/>
              <w:ind w:leftChars="0" w:left="227" w:right="225" w:hanging="227"/>
              <w:jc w:val="left"/>
              <w:textAlignment w:val="top"/>
              <w:cnfStyle w:val="000000000000"/>
              <w:rPr>
                <w:rFonts w:asciiTheme="minorEastAsia" w:hAnsiTheme="minorEastAsia"/>
              </w:rPr>
            </w:pPr>
          </w:p>
        </w:tc>
        <w:tc>
          <w:tcPr>
            <w:tcW w:w="1745" w:type="dxa"/>
            <w:vAlign w:val="center"/>
          </w:tcPr>
          <w:p w:rsidR="00E629E6" w:rsidRDefault="00E629E6" w:rsidP="00B1307D">
            <w:pPr>
              <w:jc w:val="left"/>
              <w:cnfStyle w:val="000000000000"/>
            </w:pPr>
          </w:p>
        </w:tc>
      </w:tr>
      <w:tr w:rsidR="00E629E6" w:rsidTr="00B753FE">
        <w:trPr>
          <w:cnfStyle w:val="000000100000"/>
        </w:trPr>
        <w:tc>
          <w:tcPr>
            <w:cnfStyle w:val="001000000000"/>
            <w:tcW w:w="2235" w:type="dxa"/>
            <w:vAlign w:val="center"/>
          </w:tcPr>
          <w:p w:rsidR="00E629E6" w:rsidRPr="00E629E6" w:rsidRDefault="00E629E6" w:rsidP="00B02A9D">
            <w:pPr>
              <w:jc w:val="left"/>
              <w:rPr>
                <w:rFonts w:asciiTheme="minorEastAsia" w:hAnsiTheme="minorEastAsia"/>
              </w:rPr>
            </w:pPr>
          </w:p>
        </w:tc>
        <w:tc>
          <w:tcPr>
            <w:tcW w:w="5244" w:type="dxa"/>
            <w:vAlign w:val="center"/>
          </w:tcPr>
          <w:p w:rsidR="00E629E6" w:rsidRPr="00491A12" w:rsidRDefault="00E629E6" w:rsidP="006C0714">
            <w:pPr>
              <w:pStyle w:val="af0"/>
              <w:numPr>
                <w:ilvl w:val="0"/>
                <w:numId w:val="29"/>
              </w:numPr>
              <w:spacing w:after="0"/>
              <w:ind w:leftChars="0" w:left="227" w:hanging="227"/>
              <w:jc w:val="left"/>
              <w:cnfStyle w:val="000000100000"/>
              <w:rPr>
                <w:rFonts w:asciiTheme="minorEastAsia" w:hAnsiTheme="minorEastAsia"/>
              </w:rPr>
            </w:pPr>
          </w:p>
        </w:tc>
        <w:tc>
          <w:tcPr>
            <w:tcW w:w="1745" w:type="dxa"/>
            <w:vAlign w:val="center"/>
          </w:tcPr>
          <w:p w:rsidR="00E629E6" w:rsidRDefault="00E629E6" w:rsidP="00B1307D">
            <w:pPr>
              <w:jc w:val="left"/>
              <w:cnfStyle w:val="000000100000"/>
            </w:pPr>
          </w:p>
        </w:tc>
      </w:tr>
      <w:tr w:rsidR="00E629E6" w:rsidTr="00B753FE">
        <w:tc>
          <w:tcPr>
            <w:cnfStyle w:val="001000000000"/>
            <w:tcW w:w="2235" w:type="dxa"/>
            <w:vAlign w:val="center"/>
          </w:tcPr>
          <w:p w:rsidR="00E629E6" w:rsidRDefault="00E629E6" w:rsidP="00B02A9D">
            <w:pPr>
              <w:jc w:val="left"/>
            </w:pPr>
          </w:p>
        </w:tc>
        <w:tc>
          <w:tcPr>
            <w:tcW w:w="5244" w:type="dxa"/>
            <w:vAlign w:val="center"/>
          </w:tcPr>
          <w:p w:rsidR="00E629E6" w:rsidRDefault="00E629E6" w:rsidP="006C0714">
            <w:pPr>
              <w:pStyle w:val="af0"/>
              <w:numPr>
                <w:ilvl w:val="0"/>
                <w:numId w:val="29"/>
              </w:numPr>
              <w:spacing w:after="0"/>
              <w:ind w:leftChars="0" w:left="227" w:hanging="227"/>
              <w:jc w:val="left"/>
              <w:cnfStyle w:val="000000000000"/>
            </w:pPr>
          </w:p>
        </w:tc>
        <w:tc>
          <w:tcPr>
            <w:tcW w:w="1745" w:type="dxa"/>
            <w:vAlign w:val="center"/>
          </w:tcPr>
          <w:p w:rsidR="00E629E6" w:rsidRDefault="00E629E6" w:rsidP="00B1307D">
            <w:pPr>
              <w:jc w:val="left"/>
              <w:cnfStyle w:val="000000000000"/>
            </w:pPr>
          </w:p>
        </w:tc>
      </w:tr>
    </w:tbl>
    <w:p w:rsidR="00E629E6" w:rsidRPr="00E629E6" w:rsidRDefault="00E629E6" w:rsidP="00782889">
      <w:pPr>
        <w:spacing w:line="240" w:lineRule="auto"/>
        <w:rPr>
          <w:rFonts w:asciiTheme="minorEastAsia" w:hAnsiTheme="minorEastAsia"/>
        </w:rPr>
      </w:pPr>
    </w:p>
    <w:p w:rsidR="00B14428" w:rsidRPr="00E629E6" w:rsidRDefault="006228FB" w:rsidP="00B14991">
      <w:pPr>
        <w:pStyle w:val="1"/>
        <w:pageBreakBefore/>
        <w:numPr>
          <w:ilvl w:val="0"/>
          <w:numId w:val="2"/>
        </w:numPr>
        <w:pBdr>
          <w:bottom w:val="single" w:sz="4" w:space="1" w:color="auto"/>
        </w:pBdr>
        <w:tabs>
          <w:tab w:val="left" w:pos="144"/>
          <w:tab w:val="left" w:pos="288"/>
          <w:tab w:val="left" w:pos="576"/>
          <w:tab w:val="left" w:pos="720"/>
        </w:tabs>
        <w:spacing w:before="240" w:after="60" w:line="240" w:lineRule="auto"/>
        <w:jc w:val="left"/>
        <w:rPr>
          <w:rStyle w:val="af1"/>
          <w:rFonts w:asciiTheme="minorEastAsia" w:eastAsiaTheme="minorEastAsia" w:hAnsiTheme="minorEastAsia"/>
        </w:rPr>
      </w:pPr>
      <w:bookmarkStart w:id="15" w:name="_Toc425787606"/>
      <w:proofErr w:type="spellStart"/>
      <w:r>
        <w:rPr>
          <w:rStyle w:val="af1"/>
          <w:rFonts w:asciiTheme="minorEastAsia" w:eastAsiaTheme="minorEastAsia" w:hAnsiTheme="minorEastAsia" w:hint="eastAsia"/>
        </w:rPr>
        <w:lastRenderedPageBreak/>
        <w:t>Git</w:t>
      </w:r>
      <w:proofErr w:type="spellEnd"/>
      <w:r w:rsidR="00861828">
        <w:rPr>
          <w:rStyle w:val="af1"/>
          <w:rFonts w:asciiTheme="minorEastAsia" w:eastAsiaTheme="minorEastAsia" w:hAnsiTheme="minorEastAsia" w:hint="eastAsia"/>
        </w:rPr>
        <w:t>/</w:t>
      </w:r>
      <w:proofErr w:type="spellStart"/>
      <w:r w:rsidR="00861828">
        <w:rPr>
          <w:rStyle w:val="af1"/>
          <w:rFonts w:asciiTheme="minorEastAsia" w:eastAsiaTheme="minorEastAsia" w:hAnsiTheme="minorEastAsia" w:hint="eastAsia"/>
        </w:rPr>
        <w:t>GitLab</w:t>
      </w:r>
      <w:proofErr w:type="spellEnd"/>
      <w:r w:rsidR="00AE784D">
        <w:rPr>
          <w:rStyle w:val="af1"/>
          <w:rFonts w:asciiTheme="minorEastAsia" w:eastAsiaTheme="minorEastAsia" w:hAnsiTheme="minorEastAsia" w:hint="eastAsia"/>
        </w:rPr>
        <w:t xml:space="preserve"> 설치 및 사용방법</w:t>
      </w:r>
      <w:bookmarkEnd w:id="15"/>
    </w:p>
    <w:p w:rsidR="00861828" w:rsidRDefault="00861828" w:rsidP="00861828">
      <w:pPr>
        <w:pStyle w:val="2"/>
        <w:numPr>
          <w:ilvl w:val="1"/>
          <w:numId w:val="2"/>
        </w:numPr>
        <w:tabs>
          <w:tab w:val="left" w:pos="216"/>
          <w:tab w:val="left" w:pos="648"/>
          <w:tab w:val="left" w:pos="864"/>
        </w:tabs>
        <w:spacing w:before="240" w:after="60" w:line="240" w:lineRule="auto"/>
        <w:ind w:left="0" w:firstLine="0"/>
        <w:rPr>
          <w:rStyle w:val="af1"/>
        </w:rPr>
      </w:pPr>
      <w:bookmarkStart w:id="16" w:name="_Toc425787607"/>
      <w:bookmarkStart w:id="17" w:name="_Toc279997192"/>
      <w:proofErr w:type="spellStart"/>
      <w:r>
        <w:rPr>
          <w:rStyle w:val="af1"/>
          <w:rFonts w:hint="eastAsia"/>
        </w:rPr>
        <w:t>Git</w:t>
      </w:r>
      <w:proofErr w:type="spellEnd"/>
      <w:r>
        <w:rPr>
          <w:rStyle w:val="af1"/>
          <w:rFonts w:hint="eastAsia"/>
        </w:rPr>
        <w:t xml:space="preserve"> install</w:t>
      </w:r>
      <w:bookmarkEnd w:id="16"/>
    </w:p>
    <w:p w:rsidR="00861828" w:rsidRDefault="00861828" w:rsidP="00861828">
      <w:proofErr w:type="spellStart"/>
      <w:r>
        <w:rPr>
          <w:rFonts w:hint="eastAsia"/>
        </w:rPr>
        <w:t>Git</w:t>
      </w:r>
      <w:proofErr w:type="spellEnd"/>
      <w:r>
        <w:rPr>
          <w:rFonts w:hint="eastAsia"/>
        </w:rPr>
        <w:t xml:space="preserve"> 설치는 간단하다</w:t>
      </w:r>
    </w:p>
    <w:p w:rsidR="00861828" w:rsidRPr="00861828" w:rsidRDefault="005915BD" w:rsidP="00861828">
      <w:pPr>
        <w:rPr>
          <w:rFonts w:ascii="맑은 고딕" w:eastAsia="맑은 고딕" w:cs="맑은 고딕"/>
          <w:color w:val="000000"/>
          <w:kern w:val="0"/>
          <w:sz w:val="18"/>
          <w:szCs w:val="18"/>
        </w:rPr>
      </w:pPr>
      <w:hyperlink r:id="rId8" w:history="1">
        <w:r w:rsidR="00861828" w:rsidRPr="00927D87">
          <w:rPr>
            <w:rStyle w:val="af2"/>
            <w:rFonts w:ascii="맑은 고딕" w:eastAsia="맑은 고딕" w:cs="맑은 고딕"/>
            <w:kern w:val="0"/>
            <w:sz w:val="18"/>
            <w:szCs w:val="18"/>
          </w:rPr>
          <w:t>https://git-scm.com/book/en/v2/Getting-Started-Installing-Git</w:t>
        </w:r>
      </w:hyperlink>
      <w:r w:rsidR="00861828">
        <w:rPr>
          <w:rFonts w:ascii="맑은 고딕" w:eastAsia="맑은 고딕" w:cs="맑은 고딕" w:hint="eastAsia"/>
          <w:color w:val="000000"/>
          <w:kern w:val="0"/>
          <w:sz w:val="18"/>
          <w:szCs w:val="18"/>
        </w:rPr>
        <w:t xml:space="preserve"> 접속하여 각 버전에 맞게 설치하면 된다.</w:t>
      </w:r>
    </w:p>
    <w:p w:rsidR="00861828" w:rsidRPr="00861828" w:rsidRDefault="00861828" w:rsidP="00861828">
      <w:pPr>
        <w:rPr>
          <w:rFonts w:ascii="맑은 고딕" w:eastAsia="맑은 고딕" w:cs="맑은 고딕"/>
          <w:color w:val="000000"/>
          <w:kern w:val="0"/>
          <w:sz w:val="18"/>
          <w:szCs w:val="18"/>
        </w:rPr>
      </w:pPr>
      <w:r>
        <w:rPr>
          <w:noProof/>
        </w:rPr>
        <w:drawing>
          <wp:inline distT="0" distB="0" distL="0" distR="0">
            <wp:extent cx="4201535" cy="4037244"/>
            <wp:effectExtent l="0" t="0" r="8890"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200432" cy="4036184"/>
                    </a:xfrm>
                    <a:prstGeom prst="rect">
                      <a:avLst/>
                    </a:prstGeom>
                  </pic:spPr>
                </pic:pic>
              </a:graphicData>
            </a:graphic>
          </wp:inline>
        </w:drawing>
      </w:r>
    </w:p>
    <w:p w:rsidR="00861828" w:rsidRDefault="00861828" w:rsidP="00B14991">
      <w:pPr>
        <w:pStyle w:val="2"/>
        <w:numPr>
          <w:ilvl w:val="1"/>
          <w:numId w:val="2"/>
        </w:numPr>
        <w:tabs>
          <w:tab w:val="left" w:pos="216"/>
          <w:tab w:val="left" w:pos="648"/>
          <w:tab w:val="left" w:pos="864"/>
        </w:tabs>
        <w:spacing w:before="240" w:after="60" w:line="240" w:lineRule="auto"/>
        <w:ind w:left="0" w:firstLine="0"/>
        <w:rPr>
          <w:rStyle w:val="af1"/>
        </w:rPr>
      </w:pPr>
      <w:bookmarkStart w:id="18" w:name="_Toc425787608"/>
      <w:proofErr w:type="spellStart"/>
      <w:r>
        <w:rPr>
          <w:rStyle w:val="af1"/>
          <w:rFonts w:hint="eastAsia"/>
        </w:rPr>
        <w:t>GitLab</w:t>
      </w:r>
      <w:proofErr w:type="spellEnd"/>
      <w:r>
        <w:rPr>
          <w:rStyle w:val="af1"/>
          <w:rFonts w:hint="eastAsia"/>
        </w:rPr>
        <w:t xml:space="preserve"> </w:t>
      </w:r>
      <w:r w:rsidR="00B02259">
        <w:rPr>
          <w:rStyle w:val="af1"/>
          <w:rFonts w:hint="eastAsia"/>
        </w:rPr>
        <w:t>install</w:t>
      </w:r>
      <w:bookmarkEnd w:id="18"/>
    </w:p>
    <w:p w:rsidR="00861828" w:rsidRDefault="00861828" w:rsidP="00861828">
      <w:proofErr w:type="spellStart"/>
      <w:r>
        <w:rPr>
          <w:rFonts w:hint="eastAsia"/>
        </w:rPr>
        <w:t>GitLab</w:t>
      </w:r>
      <w:proofErr w:type="spellEnd"/>
      <w:r>
        <w:rPr>
          <w:rFonts w:hint="eastAsia"/>
        </w:rPr>
        <w:t xml:space="preserve"> 다운로드 페이지 주소 </w:t>
      </w:r>
      <w:hyperlink r:id="rId10" w:history="1">
        <w:r w:rsidRPr="00927D87">
          <w:rPr>
            <w:rStyle w:val="af2"/>
          </w:rPr>
          <w:t>https://about.gitlab.com/downloads/</w:t>
        </w:r>
      </w:hyperlink>
      <w:r>
        <w:rPr>
          <w:rFonts w:hint="eastAsia"/>
        </w:rPr>
        <w:t xml:space="preserve"> 이고 해당 OS를 선택하면 설치방법이 나오면 Window 버전은 지원을 하지 않는다.</w:t>
      </w:r>
    </w:p>
    <w:p w:rsidR="00521A02" w:rsidRDefault="00861828" w:rsidP="00861828">
      <w:proofErr w:type="spellStart"/>
      <w:r>
        <w:rPr>
          <w:rFonts w:hint="eastAsia"/>
        </w:rPr>
        <w:t>GitLab</w:t>
      </w:r>
      <w:proofErr w:type="spellEnd"/>
      <w:r>
        <w:rPr>
          <w:rFonts w:hint="eastAsia"/>
        </w:rPr>
        <w:t xml:space="preserve"> 설치도 </w:t>
      </w:r>
      <w:proofErr w:type="spellStart"/>
      <w:r>
        <w:rPr>
          <w:rFonts w:hint="eastAsia"/>
        </w:rPr>
        <w:t>Git</w:t>
      </w:r>
      <w:proofErr w:type="spellEnd"/>
      <w:r>
        <w:rPr>
          <w:rFonts w:hint="eastAsia"/>
        </w:rPr>
        <w:t xml:space="preserve">만큼 간단하지만 </w:t>
      </w:r>
      <w:proofErr w:type="spellStart"/>
      <w:r>
        <w:rPr>
          <w:rFonts w:hint="eastAsia"/>
        </w:rPr>
        <w:t>Git</w:t>
      </w:r>
      <w:proofErr w:type="spellEnd"/>
      <w:r>
        <w:rPr>
          <w:rFonts w:hint="eastAsia"/>
        </w:rPr>
        <w:t xml:space="preserve"> 정식 버전은 64bit만 지원하기 때문에 32bit일 경우 설치방법이 달라진다.</w:t>
      </w:r>
      <w:r w:rsidR="00521A02">
        <w:rPr>
          <w:rFonts w:hint="eastAsia"/>
        </w:rPr>
        <w:t xml:space="preserve"> </w:t>
      </w:r>
    </w:p>
    <w:p w:rsidR="00521A02" w:rsidRDefault="00521A02" w:rsidP="00861828">
      <w:r>
        <w:rPr>
          <w:rFonts w:hint="eastAsia"/>
        </w:rPr>
        <w:t xml:space="preserve">설치하려는 Linux OS 가 32bit일 경우 </w:t>
      </w:r>
      <w:hyperlink r:id="rId11" w:history="1">
        <w:r w:rsidRPr="00927D87">
          <w:rPr>
            <w:rStyle w:val="af2"/>
          </w:rPr>
          <w:t>https://bitnami.com/stack/gitlab/installer</w:t>
        </w:r>
      </w:hyperlink>
      <w:r>
        <w:rPr>
          <w:rFonts w:hint="eastAsia"/>
        </w:rPr>
        <w:t xml:space="preserve"> 에 접속하여 64bit 문구가 붙어 있지 않은 파일을 다운받으면 된다. 32bit 버전의 </w:t>
      </w:r>
      <w:proofErr w:type="spellStart"/>
      <w:r>
        <w:rPr>
          <w:rFonts w:hint="eastAsia"/>
        </w:rPr>
        <w:t>GitLab</w:t>
      </w:r>
      <w:proofErr w:type="spellEnd"/>
      <w:r>
        <w:rPr>
          <w:rFonts w:hint="eastAsia"/>
        </w:rPr>
        <w:t xml:space="preserve">을 다운 받았으면 다운받은 폴더로 이동하여 터미널에서 아래와 같이 실행시킨다. </w:t>
      </w:r>
    </w:p>
    <w:tbl>
      <w:tblPr>
        <w:tblStyle w:val="a7"/>
        <w:tblW w:w="0" w:type="auto"/>
        <w:tblLook w:val="04A0"/>
      </w:tblPr>
      <w:tblGrid>
        <w:gridCol w:w="9224"/>
      </w:tblGrid>
      <w:tr w:rsidR="00387DBC" w:rsidTr="00387DBC">
        <w:tc>
          <w:tcPr>
            <w:tcW w:w="9224" w:type="dxa"/>
          </w:tcPr>
          <w:p w:rsidR="00387DBC" w:rsidRDefault="00387DBC" w:rsidP="00861828">
            <w:r>
              <w:rPr>
                <w:rFonts w:hint="eastAsia"/>
              </w:rPr>
              <w:t xml:space="preserve">$ </w:t>
            </w:r>
            <w:proofErr w:type="spellStart"/>
            <w:r>
              <w:rPr>
                <w:rFonts w:hint="eastAsia"/>
              </w:rPr>
              <w:t>chmod</w:t>
            </w:r>
            <w:proofErr w:type="spellEnd"/>
            <w:r>
              <w:rPr>
                <w:rFonts w:hint="eastAsia"/>
              </w:rPr>
              <w:t xml:space="preserve"> 755 bitnami-gitlab-6.1.0.0-linux.run</w:t>
            </w:r>
          </w:p>
          <w:p w:rsidR="00387DBC" w:rsidRDefault="00387DBC" w:rsidP="00861828">
            <w:r>
              <w:rPr>
                <w:rFonts w:hint="eastAsia"/>
              </w:rPr>
              <w:lastRenderedPageBreak/>
              <w:t xml:space="preserve">$ </w:t>
            </w:r>
            <w:proofErr w:type="spellStart"/>
            <w:r>
              <w:rPr>
                <w:rFonts w:hint="eastAsia"/>
              </w:rPr>
              <w:t>sudo</w:t>
            </w:r>
            <w:proofErr w:type="spellEnd"/>
            <w:r>
              <w:rPr>
                <w:rFonts w:hint="eastAsia"/>
              </w:rPr>
              <w:t xml:space="preserve"> </w:t>
            </w:r>
            <w:r>
              <w:t>–</w:t>
            </w:r>
            <w:r>
              <w:rPr>
                <w:rFonts w:hint="eastAsia"/>
              </w:rPr>
              <w:t>s //root 권한으로 실행시켜야 설치된다.</w:t>
            </w:r>
          </w:p>
          <w:p w:rsidR="00387DBC" w:rsidRDefault="00387DBC" w:rsidP="00861828">
            <w:r>
              <w:rPr>
                <w:rFonts w:hint="eastAsia"/>
              </w:rPr>
              <w:t>$ ./ bitnami-gitlab-6.1.0.0-linux.run</w:t>
            </w:r>
          </w:p>
        </w:tc>
      </w:tr>
    </w:tbl>
    <w:p w:rsidR="00521A02" w:rsidRPr="00387DBC" w:rsidRDefault="00521A02" w:rsidP="00861828">
      <w:proofErr w:type="spellStart"/>
      <w:r>
        <w:rPr>
          <w:rFonts w:hint="eastAsia"/>
        </w:rPr>
        <w:lastRenderedPageBreak/>
        <w:t>Bitnami</w:t>
      </w:r>
      <w:proofErr w:type="spellEnd"/>
      <w:r>
        <w:rPr>
          <w:rFonts w:hint="eastAsia"/>
        </w:rPr>
        <w:t xml:space="preserve"> </w:t>
      </w:r>
      <w:proofErr w:type="spellStart"/>
      <w:r>
        <w:rPr>
          <w:rFonts w:hint="eastAsia"/>
        </w:rPr>
        <w:t>GitLab</w:t>
      </w:r>
      <w:proofErr w:type="spellEnd"/>
      <w:r>
        <w:rPr>
          <w:rFonts w:hint="eastAsia"/>
        </w:rPr>
        <w:t xml:space="preserve">은 GUI로 설치되기 때문에 </w:t>
      </w:r>
      <w:r w:rsidR="00387DBC">
        <w:rPr>
          <w:rFonts w:hint="eastAsia"/>
        </w:rPr>
        <w:t>Next 버튼만 클릭하면 설치 종료된다.</w:t>
      </w:r>
    </w:p>
    <w:p w:rsidR="00521A02" w:rsidRDefault="00574FAF" w:rsidP="00861828">
      <w:proofErr w:type="spellStart"/>
      <w:r>
        <w:rPr>
          <w:rFonts w:hint="eastAsia"/>
        </w:rPr>
        <w:t>GitLab</w:t>
      </w:r>
      <w:proofErr w:type="spellEnd"/>
      <w:r>
        <w:rPr>
          <w:rFonts w:hint="eastAsia"/>
        </w:rPr>
        <w:t xml:space="preserve"> 설치 후 </w:t>
      </w:r>
      <w:proofErr w:type="spellStart"/>
      <w:r>
        <w:rPr>
          <w:rFonts w:hint="eastAsia"/>
        </w:rPr>
        <w:t>GitLab</w:t>
      </w:r>
      <w:proofErr w:type="spellEnd"/>
      <w:r>
        <w:rPr>
          <w:rFonts w:hint="eastAsia"/>
        </w:rPr>
        <w:t xml:space="preserve">이 설치된 </w:t>
      </w:r>
      <w:proofErr w:type="spellStart"/>
      <w:r>
        <w:rPr>
          <w:rFonts w:hint="eastAsia"/>
        </w:rPr>
        <w:t>Localhost</w:t>
      </w:r>
      <w:proofErr w:type="spellEnd"/>
      <w:r>
        <w:rPr>
          <w:rFonts w:hint="eastAsia"/>
        </w:rPr>
        <w:t xml:space="preserve"> IP를 </w:t>
      </w:r>
      <w:proofErr w:type="spellStart"/>
      <w:r>
        <w:rPr>
          <w:rFonts w:hint="eastAsia"/>
        </w:rPr>
        <w:t>웹브라우저에서</w:t>
      </w:r>
      <w:proofErr w:type="spellEnd"/>
      <w:r>
        <w:rPr>
          <w:rFonts w:hint="eastAsia"/>
        </w:rPr>
        <w:t xml:space="preserve"> 실행 시키면 GitLab 화면이 나온다.</w:t>
      </w:r>
    </w:p>
    <w:p w:rsidR="00574FAF" w:rsidRPr="00574FAF" w:rsidRDefault="00574FAF" w:rsidP="00861828">
      <w:r>
        <w:rPr>
          <w:noProof/>
        </w:rPr>
        <w:drawing>
          <wp:inline distT="0" distB="0" distL="0" distR="0">
            <wp:extent cx="4906603" cy="3729752"/>
            <wp:effectExtent l="0" t="0" r="8890"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911406" cy="3733403"/>
                    </a:xfrm>
                    <a:prstGeom prst="rect">
                      <a:avLst/>
                    </a:prstGeom>
                  </pic:spPr>
                </pic:pic>
              </a:graphicData>
            </a:graphic>
          </wp:inline>
        </w:drawing>
      </w:r>
    </w:p>
    <w:p w:rsidR="00574FAF" w:rsidRDefault="00574FAF" w:rsidP="00574FAF">
      <w:proofErr w:type="spellStart"/>
      <w:r>
        <w:rPr>
          <w:rFonts w:hint="eastAsia"/>
        </w:rPr>
        <w:t>GitLab</w:t>
      </w:r>
      <w:proofErr w:type="spellEnd"/>
      <w:r>
        <w:rPr>
          <w:rFonts w:hint="eastAsia"/>
        </w:rPr>
        <w:t xml:space="preserve">은 </w:t>
      </w:r>
      <w:proofErr w:type="spellStart"/>
      <w:r>
        <w:rPr>
          <w:rFonts w:hint="eastAsia"/>
        </w:rPr>
        <w:t>Git</w:t>
      </w:r>
      <w:proofErr w:type="spellEnd"/>
      <w:r>
        <w:rPr>
          <w:rFonts w:hint="eastAsia"/>
        </w:rPr>
        <w:t xml:space="preserve"> 서버 저장소를 운영하는 Tool</w:t>
      </w:r>
      <w:r w:rsidR="00B02259">
        <w:rPr>
          <w:rFonts w:hint="eastAsia"/>
        </w:rPr>
        <w:t xml:space="preserve">로써 </w:t>
      </w:r>
      <w:r>
        <w:rPr>
          <w:rFonts w:hint="eastAsia"/>
        </w:rPr>
        <w:t>Web UI 상에서 손쉽게 Project와 저장소를 만들 수 있고 Project의 간단한 Milestones와 Issue Tracker 기능도 할 수 있</w:t>
      </w:r>
      <w:r w:rsidR="00B02259">
        <w:rPr>
          <w:rFonts w:hint="eastAsia"/>
        </w:rPr>
        <w:t>어 따로 형상관리 Tool을 사용하지 않아도 된다.</w:t>
      </w:r>
    </w:p>
    <w:p w:rsidR="00861828" w:rsidRPr="00574FAF" w:rsidRDefault="00861828" w:rsidP="00861828"/>
    <w:p w:rsidR="002F76D7" w:rsidRDefault="002F76D7" w:rsidP="00B14991">
      <w:pPr>
        <w:pStyle w:val="2"/>
        <w:numPr>
          <w:ilvl w:val="1"/>
          <w:numId w:val="2"/>
        </w:numPr>
        <w:tabs>
          <w:tab w:val="left" w:pos="216"/>
          <w:tab w:val="left" w:pos="648"/>
          <w:tab w:val="left" w:pos="864"/>
        </w:tabs>
        <w:spacing w:before="240" w:after="60" w:line="240" w:lineRule="auto"/>
        <w:ind w:left="0" w:firstLine="0"/>
        <w:rPr>
          <w:rStyle w:val="af1"/>
        </w:rPr>
      </w:pPr>
      <w:bookmarkStart w:id="19" w:name="_Toc425787609"/>
      <w:bookmarkEnd w:id="17"/>
      <w:proofErr w:type="spellStart"/>
      <w:r>
        <w:rPr>
          <w:rStyle w:val="af1"/>
          <w:rFonts w:hint="eastAsia"/>
        </w:rPr>
        <w:t>GitLab</w:t>
      </w:r>
      <w:proofErr w:type="spellEnd"/>
      <w:r>
        <w:rPr>
          <w:rStyle w:val="af1"/>
          <w:rFonts w:hint="eastAsia"/>
        </w:rPr>
        <w:t xml:space="preserve"> Group &amp; Project 생성 및 사용법</w:t>
      </w:r>
      <w:bookmarkEnd w:id="19"/>
    </w:p>
    <w:p w:rsidR="00DC3609" w:rsidRDefault="00DC3609" w:rsidP="00DC3609">
      <w:r>
        <w:rPr>
          <w:rFonts w:hint="eastAsia"/>
        </w:rPr>
        <w:t xml:space="preserve">Group은 </w:t>
      </w:r>
      <w:r w:rsidR="008C320A">
        <w:rPr>
          <w:rFonts w:hint="eastAsia"/>
        </w:rPr>
        <w:t xml:space="preserve">User 계정이 </w:t>
      </w:r>
      <w:r>
        <w:rPr>
          <w:rFonts w:hint="eastAsia"/>
        </w:rPr>
        <w:t>Admin</w:t>
      </w:r>
      <w:r w:rsidR="008C320A">
        <w:rPr>
          <w:rFonts w:hint="eastAsia"/>
        </w:rPr>
        <w:t xml:space="preserve"> 권한</w:t>
      </w:r>
      <w:r>
        <w:rPr>
          <w:rFonts w:hint="eastAsia"/>
        </w:rPr>
        <w:t xml:space="preserve"> 이상, Project는 Master 권한 이상 만들 수 있다.</w:t>
      </w:r>
    </w:p>
    <w:p w:rsidR="007050B7" w:rsidRDefault="008C320A" w:rsidP="00DC3609">
      <w:r>
        <w:rPr>
          <w:rFonts w:hint="eastAsia"/>
        </w:rPr>
        <w:t xml:space="preserve">Group 은 Admin 권한의 User만 만들 수 있다. </w:t>
      </w:r>
    </w:p>
    <w:p w:rsidR="007050B7" w:rsidRDefault="007050B7" w:rsidP="00DC3609">
      <w:r>
        <w:rPr>
          <w:noProof/>
        </w:rPr>
        <w:lastRenderedPageBreak/>
        <w:drawing>
          <wp:inline distT="0" distB="0" distL="0" distR="0">
            <wp:extent cx="1068019" cy="215895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066769" cy="2156429"/>
                    </a:xfrm>
                    <a:prstGeom prst="rect">
                      <a:avLst/>
                    </a:prstGeom>
                  </pic:spPr>
                </pic:pic>
              </a:graphicData>
            </a:graphic>
          </wp:inline>
        </w:drawing>
      </w:r>
    </w:p>
    <w:p w:rsidR="008C320A" w:rsidRPr="007050B7" w:rsidRDefault="008C320A" w:rsidP="00DC3609">
      <w:r>
        <w:rPr>
          <w:rFonts w:hint="eastAsia"/>
        </w:rPr>
        <w:t>Admin User는 접속 후 GitLab의 왼쪽 메뉴에서 Group를 선택</w:t>
      </w:r>
      <w:r w:rsidR="007050B7">
        <w:rPr>
          <w:rFonts w:hint="eastAsia"/>
        </w:rPr>
        <w:t xml:space="preserve"> 클릭하면 새로운 Group를 생성할 수 있는 화면이 나온다.</w:t>
      </w:r>
    </w:p>
    <w:p w:rsidR="007050B7" w:rsidRDefault="007050B7" w:rsidP="00DC3609">
      <w:r>
        <w:rPr>
          <w:noProof/>
        </w:rPr>
        <w:drawing>
          <wp:inline distT="0" distB="0" distL="0" distR="0">
            <wp:extent cx="3708806" cy="1686001"/>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710655" cy="1686841"/>
                    </a:xfrm>
                    <a:prstGeom prst="rect">
                      <a:avLst/>
                    </a:prstGeom>
                  </pic:spPr>
                </pic:pic>
              </a:graphicData>
            </a:graphic>
          </wp:inline>
        </w:drawing>
      </w:r>
    </w:p>
    <w:p w:rsidR="007050B7" w:rsidRDefault="007050B7" w:rsidP="00DC3609">
      <w:r>
        <w:rPr>
          <w:rFonts w:hint="eastAsia"/>
        </w:rPr>
        <w:t xml:space="preserve">빨간 네모 박스의 +New Group 버튼을 클릭하면 새로운 Group 을 만들 수 있는 페이지로 이동한다. </w:t>
      </w:r>
    </w:p>
    <w:p w:rsidR="007050B7" w:rsidRDefault="007050B7" w:rsidP="00DC3609">
      <w:r>
        <w:rPr>
          <w:noProof/>
        </w:rPr>
        <w:drawing>
          <wp:inline distT="0" distB="0" distL="0" distR="0">
            <wp:extent cx="4002519" cy="2260397"/>
            <wp:effectExtent l="0" t="0" r="0" b="698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000002" cy="2258975"/>
                    </a:xfrm>
                    <a:prstGeom prst="rect">
                      <a:avLst/>
                    </a:prstGeom>
                  </pic:spPr>
                </pic:pic>
              </a:graphicData>
            </a:graphic>
          </wp:inline>
        </w:drawing>
      </w:r>
    </w:p>
    <w:p w:rsidR="007050B7" w:rsidRDefault="007050B7" w:rsidP="00DC3609">
      <w:r>
        <w:rPr>
          <w:rFonts w:hint="eastAsia"/>
        </w:rPr>
        <w:t xml:space="preserve">Group path의 에디터 박스에 새로운 </w:t>
      </w:r>
      <w:proofErr w:type="spellStart"/>
      <w:r>
        <w:rPr>
          <w:rFonts w:hint="eastAsia"/>
        </w:rPr>
        <w:t>그룹명</w:t>
      </w:r>
      <w:proofErr w:type="spellEnd"/>
      <w:proofErr w:type="gramStart"/>
      <w:r>
        <w:rPr>
          <w:rFonts w:hint="eastAsia"/>
        </w:rPr>
        <w:t xml:space="preserve">( </w:t>
      </w:r>
      <w:proofErr w:type="spellStart"/>
      <w:r>
        <w:rPr>
          <w:rFonts w:hint="eastAsia"/>
        </w:rPr>
        <w:t>TESTGropu</w:t>
      </w:r>
      <w:proofErr w:type="spellEnd"/>
      <w:proofErr w:type="gramEnd"/>
      <w:r>
        <w:rPr>
          <w:rFonts w:hint="eastAsia"/>
        </w:rPr>
        <w:t xml:space="preserve"> )을 적은 후 Create group 버튼을 클릭하면 아래와 같이 새로운 그룹이 생성된다.</w:t>
      </w:r>
    </w:p>
    <w:p w:rsidR="007050B7" w:rsidRDefault="007050B7" w:rsidP="00DC3609">
      <w:r>
        <w:rPr>
          <w:noProof/>
        </w:rPr>
        <w:lastRenderedPageBreak/>
        <w:drawing>
          <wp:inline distT="0" distB="0" distL="0" distR="0">
            <wp:extent cx="4028424" cy="2275027"/>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025890" cy="2273596"/>
                    </a:xfrm>
                    <a:prstGeom prst="rect">
                      <a:avLst/>
                    </a:prstGeom>
                  </pic:spPr>
                </pic:pic>
              </a:graphicData>
            </a:graphic>
          </wp:inline>
        </w:drawing>
      </w:r>
    </w:p>
    <w:p w:rsidR="008C320A" w:rsidRDefault="007050B7" w:rsidP="00DC3609">
      <w:r>
        <w:rPr>
          <w:rFonts w:hint="eastAsia"/>
        </w:rPr>
        <w:t>Project 생성은 Master 권한 이상의 User면 가능하다. Project 생성에는 몇 가지 방법이 있다.</w:t>
      </w:r>
    </w:p>
    <w:p w:rsidR="007050B7" w:rsidRDefault="00D660AD" w:rsidP="00DC3609">
      <w:r>
        <w:rPr>
          <w:rFonts w:hint="eastAsia"/>
        </w:rPr>
        <w:t>첫 번째 방법으로는 Group 을 생성 후 Group 페이지에 들어가서 New project 버튼을 클릭하는 방법이 있다. 이 경우 Namespace가 해당 Group로 되어 있다. Namespace는 해당 Project의 소유권을 나타낸다.</w:t>
      </w:r>
    </w:p>
    <w:p w:rsidR="00D660AD" w:rsidRDefault="00D660AD" w:rsidP="00DC3609">
      <w:r>
        <w:rPr>
          <w:noProof/>
        </w:rPr>
        <w:drawing>
          <wp:inline distT="0" distB="0" distL="0" distR="0">
            <wp:extent cx="3840480" cy="2768346"/>
            <wp:effectExtent l="0" t="0" r="762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838970" cy="2767258"/>
                    </a:xfrm>
                    <a:prstGeom prst="rect">
                      <a:avLst/>
                    </a:prstGeom>
                  </pic:spPr>
                </pic:pic>
              </a:graphicData>
            </a:graphic>
          </wp:inline>
        </w:drawing>
      </w:r>
    </w:p>
    <w:p w:rsidR="00D660AD" w:rsidRDefault="00D660AD" w:rsidP="00DC3609">
      <w:r>
        <w:rPr>
          <w:rFonts w:hint="eastAsia"/>
        </w:rPr>
        <w:t xml:space="preserve">두 번째 방법으로는 </w:t>
      </w:r>
      <w:proofErr w:type="spellStart"/>
      <w:r>
        <w:rPr>
          <w:rFonts w:hint="eastAsia"/>
        </w:rPr>
        <w:t>GitLab</w:t>
      </w:r>
      <w:proofErr w:type="spellEnd"/>
      <w:r>
        <w:rPr>
          <w:rFonts w:hint="eastAsia"/>
        </w:rPr>
        <w:t xml:space="preserve"> </w:t>
      </w:r>
      <w:proofErr w:type="spellStart"/>
      <w:r>
        <w:rPr>
          <w:rFonts w:hint="eastAsia"/>
        </w:rPr>
        <w:t>메인페이지</w:t>
      </w:r>
      <w:proofErr w:type="spellEnd"/>
      <w:r>
        <w:rPr>
          <w:rFonts w:hint="eastAsia"/>
        </w:rPr>
        <w:t xml:space="preserve"> 화면의 오른쪽 상단의 + 버튼을 클릭하거나 New project 버튼을 클릭하여 New Project 화면으로 이동하여 새로운 Project를 생성하는 방법이다.</w:t>
      </w:r>
    </w:p>
    <w:p w:rsidR="00D660AD" w:rsidRDefault="00D660AD" w:rsidP="00DC3609">
      <w:r>
        <w:rPr>
          <w:noProof/>
        </w:rPr>
        <w:drawing>
          <wp:inline distT="0" distB="0" distL="0" distR="0">
            <wp:extent cx="3357677" cy="1192446"/>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363057" cy="1194357"/>
                    </a:xfrm>
                    <a:prstGeom prst="rect">
                      <a:avLst/>
                    </a:prstGeom>
                  </pic:spPr>
                </pic:pic>
              </a:graphicData>
            </a:graphic>
          </wp:inline>
        </w:drawing>
      </w:r>
    </w:p>
    <w:p w:rsidR="00BD5A8C" w:rsidRDefault="00BD5A8C" w:rsidP="00DC3609">
      <w:r>
        <w:lastRenderedPageBreak/>
        <w:t>‘</w:t>
      </w:r>
      <w:r>
        <w:rPr>
          <w:rFonts w:hint="eastAsia"/>
        </w:rPr>
        <w:t>+</w:t>
      </w:r>
      <w:r>
        <w:t>’</w:t>
      </w:r>
      <w:r>
        <w:rPr>
          <w:rFonts w:hint="eastAsia"/>
        </w:rPr>
        <w:t>, New project 버튼을 클릭하면 아래와 같이 New Project 화면이 나온다.</w:t>
      </w:r>
    </w:p>
    <w:p w:rsidR="00D660AD" w:rsidRDefault="00BD5A8C" w:rsidP="00DC3609">
      <w:r>
        <w:rPr>
          <w:noProof/>
        </w:rPr>
        <w:drawing>
          <wp:inline distT="0" distB="0" distL="0" distR="0">
            <wp:extent cx="3920947" cy="1720022"/>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918481" cy="1718940"/>
                    </a:xfrm>
                    <a:prstGeom prst="rect">
                      <a:avLst/>
                    </a:prstGeom>
                  </pic:spPr>
                </pic:pic>
              </a:graphicData>
            </a:graphic>
          </wp:inline>
        </w:drawing>
      </w:r>
    </w:p>
    <w:p w:rsidR="00BD5A8C" w:rsidRDefault="00BD5A8C" w:rsidP="00DC3609">
      <w:r>
        <w:t>‘</w:t>
      </w:r>
      <w:r>
        <w:rPr>
          <w:rFonts w:hint="eastAsia"/>
        </w:rPr>
        <w:t>Project path</w:t>
      </w:r>
      <w:r>
        <w:t>’</w:t>
      </w:r>
      <w:r>
        <w:rPr>
          <w:rFonts w:hint="eastAsia"/>
        </w:rPr>
        <w:t xml:space="preserve"> 에디터 박스에는 Project Name을 적는다. 이 Project Name이 </w:t>
      </w:r>
      <w:r w:rsidR="00BD6049">
        <w:rPr>
          <w:rFonts w:hint="eastAsia"/>
        </w:rPr>
        <w:t>Repository 명이다.</w:t>
      </w:r>
    </w:p>
    <w:p w:rsidR="00BD6049" w:rsidRPr="00BD6049" w:rsidRDefault="00BD6049" w:rsidP="00DC3609">
      <w:r>
        <w:rPr>
          <w:rFonts w:hint="eastAsia"/>
        </w:rPr>
        <w:t xml:space="preserve">Namespace는 생성된 Project의 소유권을 나타낸다. Namespace는 Group명과 현재 </w:t>
      </w:r>
      <w:proofErr w:type="spellStart"/>
      <w:r>
        <w:rPr>
          <w:rFonts w:hint="eastAsia"/>
        </w:rPr>
        <w:t>로그인되어</w:t>
      </w:r>
      <w:proofErr w:type="spellEnd"/>
      <w:r>
        <w:rPr>
          <w:rFonts w:hint="eastAsia"/>
        </w:rPr>
        <w:t xml:space="preserve"> 있는 User 명으로 설정할 수 있다.</w:t>
      </w:r>
    </w:p>
    <w:p w:rsidR="00BD6049" w:rsidRDefault="00BD6049" w:rsidP="00DC3609">
      <w:r>
        <w:rPr>
          <w:rFonts w:hint="eastAsia"/>
        </w:rPr>
        <w:t xml:space="preserve">Project path, Namespace 두 개 모두 설정했다면 밑에 있는 </w:t>
      </w:r>
      <w:r>
        <w:t>‘</w:t>
      </w:r>
      <w:r>
        <w:rPr>
          <w:rFonts w:hint="eastAsia"/>
        </w:rPr>
        <w:t>Create project</w:t>
      </w:r>
      <w:r>
        <w:t>’</w:t>
      </w:r>
      <w:r>
        <w:rPr>
          <w:rFonts w:hint="eastAsia"/>
        </w:rPr>
        <w:t xml:space="preserve"> 버튼을 눌러 Project 생성을 마무리한다.</w:t>
      </w:r>
    </w:p>
    <w:p w:rsidR="00BD6049" w:rsidRDefault="00BD6049" w:rsidP="00DC3609">
      <w:r>
        <w:rPr>
          <w:noProof/>
        </w:rPr>
        <w:drawing>
          <wp:inline distT="0" distB="0" distL="0" distR="0">
            <wp:extent cx="5731510" cy="3223974"/>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31510" cy="3223974"/>
                    </a:xfrm>
                    <a:prstGeom prst="rect">
                      <a:avLst/>
                    </a:prstGeom>
                  </pic:spPr>
                </pic:pic>
              </a:graphicData>
            </a:graphic>
          </wp:inline>
        </w:drawing>
      </w:r>
    </w:p>
    <w:p w:rsidR="00BD6049" w:rsidRDefault="00BD6049" w:rsidP="00DC3609">
      <w:r>
        <w:rPr>
          <w:rFonts w:hint="eastAsia"/>
        </w:rPr>
        <w:t xml:space="preserve">Project가 생성되어 Repository </w:t>
      </w:r>
      <w:r>
        <w:t>가</w:t>
      </w:r>
      <w:r>
        <w:rPr>
          <w:rFonts w:hint="eastAsia"/>
        </w:rPr>
        <w:t xml:space="preserve"> 만들어진 모습이다. 아직 Check out 전이기 때문에 자료가 없다.</w:t>
      </w:r>
    </w:p>
    <w:p w:rsidR="00BD6049" w:rsidRDefault="00BD6049" w:rsidP="00DC3609">
      <w:r>
        <w:rPr>
          <w:rFonts w:hint="eastAsia"/>
        </w:rPr>
        <w:t>Project를 생성 한 후 Project에 참가할 Member들을 설정한다</w:t>
      </w:r>
      <w:r w:rsidR="006B5665">
        <w:rPr>
          <w:rFonts w:hint="eastAsia"/>
        </w:rPr>
        <w:t xml:space="preserve">. 생성한 Project 페이지에서 좌측 메뉴의 </w:t>
      </w:r>
      <w:r w:rsidR="006B5665">
        <w:t>‘</w:t>
      </w:r>
      <w:r w:rsidR="006B5665">
        <w:rPr>
          <w:rFonts w:hint="eastAsia"/>
        </w:rPr>
        <w:t>Members</w:t>
      </w:r>
      <w:r w:rsidR="006B5665">
        <w:t>’</w:t>
      </w:r>
      <w:r w:rsidR="006B5665">
        <w:rPr>
          <w:rFonts w:hint="eastAsia"/>
        </w:rPr>
        <w:t xml:space="preserve">를 클릭하면 Project Member들을 추가하는 페이지로 이동한다. Member </w:t>
      </w:r>
      <w:r w:rsidR="006B5665">
        <w:rPr>
          <w:rFonts w:hint="eastAsia"/>
        </w:rPr>
        <w:lastRenderedPageBreak/>
        <w:t xml:space="preserve">페이지로 이동 후 People의 에디터 컨트롤을 클릭하면 Project에 추가할 수 있는 USER의 이름이 나오고 추가할 USER를 선택하면 된다. Project Access 필드에 추가한 USER의 권한을 줄 수 있는데 Master로 권한을 설정해야 </w:t>
      </w:r>
      <w:r w:rsidR="00504190">
        <w:rPr>
          <w:rFonts w:hint="eastAsia"/>
        </w:rPr>
        <w:t>Milestone</w:t>
      </w:r>
      <w:r w:rsidR="006B5665">
        <w:rPr>
          <w:rFonts w:hint="eastAsia"/>
        </w:rPr>
        <w:t xml:space="preserve"> 설정이 가능하다. 모든 설정이 끝나면 우측 상단에 </w:t>
      </w:r>
      <w:r w:rsidR="006B5665">
        <w:t>‘</w:t>
      </w:r>
      <w:r w:rsidR="006B5665">
        <w:rPr>
          <w:rFonts w:hint="eastAsia"/>
        </w:rPr>
        <w:t>Add members</w:t>
      </w:r>
      <w:r w:rsidR="006B5665">
        <w:t>’</w:t>
      </w:r>
      <w:r w:rsidR="006B5665">
        <w:rPr>
          <w:rFonts w:hint="eastAsia"/>
        </w:rPr>
        <w:t>라는 버튼을 클릭하면 된다.</w:t>
      </w:r>
    </w:p>
    <w:p w:rsidR="006B5665" w:rsidRDefault="006B5665" w:rsidP="00DC3609">
      <w:r>
        <w:rPr>
          <w:noProof/>
        </w:rPr>
        <w:drawing>
          <wp:inline distT="0" distB="0" distL="0" distR="0">
            <wp:extent cx="5731510" cy="3984502"/>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31510" cy="3984502"/>
                    </a:xfrm>
                    <a:prstGeom prst="rect">
                      <a:avLst/>
                    </a:prstGeom>
                  </pic:spPr>
                </pic:pic>
              </a:graphicData>
            </a:graphic>
          </wp:inline>
        </w:drawing>
      </w:r>
    </w:p>
    <w:p w:rsidR="00504190" w:rsidRDefault="00504190" w:rsidP="00DC3609">
      <w:r>
        <w:rPr>
          <w:rFonts w:hint="eastAsia"/>
        </w:rPr>
        <w:t>Member 추가 후 화면</w:t>
      </w:r>
    </w:p>
    <w:p w:rsidR="00504190" w:rsidRDefault="00504190" w:rsidP="00DC3609">
      <w:r>
        <w:rPr>
          <w:noProof/>
        </w:rPr>
        <w:lastRenderedPageBreak/>
        <w:drawing>
          <wp:inline distT="0" distB="0" distL="0" distR="0">
            <wp:extent cx="5731510" cy="2868204"/>
            <wp:effectExtent l="0" t="0" r="2540" b="889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1510" cy="2868204"/>
                    </a:xfrm>
                    <a:prstGeom prst="rect">
                      <a:avLst/>
                    </a:prstGeom>
                  </pic:spPr>
                </pic:pic>
              </a:graphicData>
            </a:graphic>
          </wp:inline>
        </w:drawing>
      </w:r>
    </w:p>
    <w:p w:rsidR="002F76D7" w:rsidRDefault="002F76D7" w:rsidP="00B14991">
      <w:pPr>
        <w:pStyle w:val="2"/>
        <w:numPr>
          <w:ilvl w:val="1"/>
          <w:numId w:val="2"/>
        </w:numPr>
        <w:tabs>
          <w:tab w:val="left" w:pos="216"/>
          <w:tab w:val="left" w:pos="648"/>
          <w:tab w:val="left" w:pos="864"/>
        </w:tabs>
        <w:spacing w:before="240" w:after="60" w:line="240" w:lineRule="auto"/>
        <w:ind w:left="0" w:firstLine="0"/>
        <w:rPr>
          <w:rStyle w:val="af1"/>
        </w:rPr>
      </w:pPr>
      <w:bookmarkStart w:id="20" w:name="_Toc425787610"/>
      <w:proofErr w:type="spellStart"/>
      <w:r>
        <w:rPr>
          <w:rStyle w:val="af1"/>
          <w:rFonts w:hint="eastAsia"/>
        </w:rPr>
        <w:t>GitLab</w:t>
      </w:r>
      <w:proofErr w:type="spellEnd"/>
      <w:r>
        <w:rPr>
          <w:rStyle w:val="af1"/>
          <w:rFonts w:hint="eastAsia"/>
        </w:rPr>
        <w:t xml:space="preserve"> </w:t>
      </w:r>
      <w:r w:rsidR="0038053B">
        <w:rPr>
          <w:rStyle w:val="af1"/>
          <w:rFonts w:hint="eastAsia"/>
        </w:rPr>
        <w:t>M</w:t>
      </w:r>
      <w:r w:rsidR="00511546">
        <w:rPr>
          <w:rStyle w:val="af1"/>
          <w:rFonts w:hint="eastAsia"/>
        </w:rPr>
        <w:t>ilestone</w:t>
      </w:r>
      <w:r>
        <w:rPr>
          <w:rStyle w:val="af1"/>
          <w:rFonts w:hint="eastAsia"/>
        </w:rPr>
        <w:t xml:space="preserve"> 및 Issue 사용법</w:t>
      </w:r>
      <w:bookmarkEnd w:id="20"/>
    </w:p>
    <w:p w:rsidR="00DC3609" w:rsidRDefault="00DC3609" w:rsidP="00DC3609">
      <w:r>
        <w:rPr>
          <w:rFonts w:hint="eastAsia"/>
        </w:rPr>
        <w:t xml:space="preserve">Milestone과 Issue 등록은 Group Member의 권한이 Master이상일 경우 가능하므로 모든 Group </w:t>
      </w:r>
      <w:r>
        <w:t>Member</w:t>
      </w:r>
      <w:r>
        <w:rPr>
          <w:rFonts w:hint="eastAsia"/>
        </w:rPr>
        <w:t>의 권한을 Master로 등록해야 한다.</w:t>
      </w:r>
    </w:p>
    <w:p w:rsidR="008C320A" w:rsidRDefault="008C320A" w:rsidP="00DC3609">
      <w:r>
        <w:rPr>
          <w:rFonts w:hint="eastAsia"/>
        </w:rPr>
        <w:t xml:space="preserve">Milestone </w:t>
      </w:r>
      <w:r w:rsidR="00CD3330">
        <w:rPr>
          <w:rFonts w:hint="eastAsia"/>
        </w:rPr>
        <w:t>등록하기 위해서는 Project 페이지의 좌측 메뉴에서 Milestone 메뉴를 선택하여 Milestone 추가 페이지로 이동한다.</w:t>
      </w:r>
    </w:p>
    <w:p w:rsidR="00CD3330" w:rsidRDefault="00CD3330" w:rsidP="00DC3609">
      <w:r>
        <w:rPr>
          <w:noProof/>
        </w:rPr>
        <w:drawing>
          <wp:inline distT="0" distB="0" distL="0" distR="0">
            <wp:extent cx="3951702" cy="1858060"/>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55987" cy="1860075"/>
                    </a:xfrm>
                    <a:prstGeom prst="rect">
                      <a:avLst/>
                    </a:prstGeom>
                  </pic:spPr>
                </pic:pic>
              </a:graphicData>
            </a:graphic>
          </wp:inline>
        </w:drawing>
      </w:r>
    </w:p>
    <w:p w:rsidR="00CD3330" w:rsidRDefault="00CD3330" w:rsidP="00DC3609">
      <w:r>
        <w:rPr>
          <w:rFonts w:hint="eastAsia"/>
        </w:rPr>
        <w:t xml:space="preserve">Milestone 추가 페이지에서 </w:t>
      </w:r>
      <w:r>
        <w:t>‘</w:t>
      </w:r>
      <w:r>
        <w:rPr>
          <w:rFonts w:hint="eastAsia"/>
        </w:rPr>
        <w:t>New Milestone</w:t>
      </w:r>
      <w:r>
        <w:t>’</w:t>
      </w:r>
      <w:r>
        <w:rPr>
          <w:rFonts w:hint="eastAsia"/>
        </w:rPr>
        <w:t xml:space="preserve"> 버튼을 클릭하면 Milestone 추가 페이지가 나온다.</w:t>
      </w:r>
    </w:p>
    <w:p w:rsidR="00CD3330" w:rsidRDefault="00CD3330" w:rsidP="00DC3609">
      <w:r>
        <w:rPr>
          <w:noProof/>
        </w:rPr>
        <w:lastRenderedPageBreak/>
        <w:drawing>
          <wp:inline distT="0" distB="0" distL="0" distR="0">
            <wp:extent cx="4440326" cy="2799398"/>
            <wp:effectExtent l="0" t="0" r="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439975" cy="2799176"/>
                    </a:xfrm>
                    <a:prstGeom prst="rect">
                      <a:avLst/>
                    </a:prstGeom>
                  </pic:spPr>
                </pic:pic>
              </a:graphicData>
            </a:graphic>
          </wp:inline>
        </w:drawing>
      </w:r>
    </w:p>
    <w:p w:rsidR="00CD3330" w:rsidRDefault="00CD3330" w:rsidP="00DC3609">
      <w:r>
        <w:rPr>
          <w:rFonts w:hint="eastAsia"/>
        </w:rPr>
        <w:t xml:space="preserve">Title과 Description, Close Date를 정한 후 </w:t>
      </w:r>
      <w:r>
        <w:t>‘</w:t>
      </w:r>
      <w:r>
        <w:rPr>
          <w:rFonts w:hint="eastAsia"/>
        </w:rPr>
        <w:t>Create milestone</w:t>
      </w:r>
      <w:r>
        <w:t>’</w:t>
      </w:r>
      <w:r>
        <w:rPr>
          <w:rFonts w:hint="eastAsia"/>
        </w:rPr>
        <w:t xml:space="preserve"> 버튼을 클릭하면 Milestone이 생성된 페이지를 볼 수 있다.</w:t>
      </w:r>
    </w:p>
    <w:p w:rsidR="00CD3330" w:rsidRDefault="00CD3330" w:rsidP="00DC3609">
      <w:r>
        <w:rPr>
          <w:noProof/>
        </w:rPr>
        <w:drawing>
          <wp:inline distT="0" distB="0" distL="0" distR="0">
            <wp:extent cx="4081882" cy="2133394"/>
            <wp:effectExtent l="0" t="0" r="0" b="63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086867" cy="2135999"/>
                    </a:xfrm>
                    <a:prstGeom prst="rect">
                      <a:avLst/>
                    </a:prstGeom>
                  </pic:spPr>
                </pic:pic>
              </a:graphicData>
            </a:graphic>
          </wp:inline>
        </w:drawing>
      </w:r>
    </w:p>
    <w:p w:rsidR="008C320A" w:rsidRDefault="008C320A" w:rsidP="00DC3609">
      <w:r>
        <w:rPr>
          <w:rFonts w:hint="eastAsia"/>
        </w:rPr>
        <w:t xml:space="preserve">Issue </w:t>
      </w:r>
      <w:r w:rsidR="00CD3330">
        <w:rPr>
          <w:rFonts w:hint="eastAsia"/>
        </w:rPr>
        <w:t>등록하기 위해서는 Project 페이지의 좌측 메뉴에서 Issue메뉴를 선택하여 Issue추가 페이지로 이동한다.</w:t>
      </w:r>
    </w:p>
    <w:p w:rsidR="00CD3330" w:rsidRDefault="00CD3330" w:rsidP="00DC3609">
      <w:r>
        <w:rPr>
          <w:noProof/>
        </w:rPr>
        <w:lastRenderedPageBreak/>
        <w:drawing>
          <wp:inline distT="0" distB="0" distL="0" distR="0">
            <wp:extent cx="4125773" cy="2156333"/>
            <wp:effectExtent l="0" t="0" r="825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130812" cy="2158967"/>
                    </a:xfrm>
                    <a:prstGeom prst="rect">
                      <a:avLst/>
                    </a:prstGeom>
                  </pic:spPr>
                </pic:pic>
              </a:graphicData>
            </a:graphic>
          </wp:inline>
        </w:drawing>
      </w:r>
    </w:p>
    <w:p w:rsidR="00CD3330" w:rsidRDefault="00CD3330" w:rsidP="00DC3609">
      <w:r>
        <w:rPr>
          <w:rFonts w:hint="eastAsia"/>
        </w:rPr>
        <w:t xml:space="preserve">Issue 추가 페이지에서 </w:t>
      </w:r>
      <w:r>
        <w:t>‘</w:t>
      </w:r>
      <w:r>
        <w:rPr>
          <w:rFonts w:hint="eastAsia"/>
        </w:rPr>
        <w:t xml:space="preserve">New </w:t>
      </w:r>
      <w:proofErr w:type="spellStart"/>
      <w:r>
        <w:rPr>
          <w:rFonts w:hint="eastAsia"/>
        </w:rPr>
        <w:t>Isse</w:t>
      </w:r>
      <w:proofErr w:type="spellEnd"/>
      <w:r>
        <w:t>’</w:t>
      </w:r>
      <w:r>
        <w:rPr>
          <w:rFonts w:hint="eastAsia"/>
        </w:rPr>
        <w:t xml:space="preserve"> 버튼을 클릭하면 Issue 추가 페이지가 나온다.</w:t>
      </w:r>
    </w:p>
    <w:p w:rsidR="00CD3330" w:rsidRDefault="00CD3330" w:rsidP="00DC3609">
      <w:r>
        <w:rPr>
          <w:noProof/>
        </w:rPr>
        <w:drawing>
          <wp:inline distT="0" distB="0" distL="0" distR="0">
            <wp:extent cx="4074459" cy="2772461"/>
            <wp:effectExtent l="0" t="0" r="2540"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075502" cy="2773171"/>
                    </a:xfrm>
                    <a:prstGeom prst="rect">
                      <a:avLst/>
                    </a:prstGeom>
                  </pic:spPr>
                </pic:pic>
              </a:graphicData>
            </a:graphic>
          </wp:inline>
        </w:drawing>
      </w:r>
    </w:p>
    <w:p w:rsidR="00CD3330" w:rsidRDefault="0094070A" w:rsidP="00DC3609">
      <w:r>
        <w:rPr>
          <w:rFonts w:hint="eastAsia"/>
        </w:rPr>
        <w:t xml:space="preserve">Title과 Description, Issue에 대한 Assign, </w:t>
      </w:r>
      <w:r w:rsidR="0051486E">
        <w:rPr>
          <w:rFonts w:hint="eastAsia"/>
        </w:rPr>
        <w:t xml:space="preserve">해당 </w:t>
      </w:r>
      <w:r>
        <w:rPr>
          <w:rFonts w:hint="eastAsia"/>
        </w:rPr>
        <w:t xml:space="preserve">Milestone을 정한 후 </w:t>
      </w:r>
      <w:r>
        <w:t>‘</w:t>
      </w:r>
      <w:r>
        <w:rPr>
          <w:rFonts w:hint="eastAsia"/>
        </w:rPr>
        <w:t>Create Issue</w:t>
      </w:r>
      <w:r>
        <w:t>’</w:t>
      </w:r>
      <w:r>
        <w:rPr>
          <w:rFonts w:hint="eastAsia"/>
        </w:rPr>
        <w:t xml:space="preserve"> 버튼을 클릭하면</w:t>
      </w:r>
      <w:r w:rsidR="0051486E">
        <w:rPr>
          <w:rFonts w:hint="eastAsia"/>
        </w:rPr>
        <w:t xml:space="preserve"> Issue가 </w:t>
      </w:r>
      <w:r>
        <w:rPr>
          <w:rFonts w:hint="eastAsia"/>
        </w:rPr>
        <w:t>생성된 페이지를 볼 수 있다.</w:t>
      </w:r>
    </w:p>
    <w:p w:rsidR="00CD3330" w:rsidRDefault="00CD3330" w:rsidP="00DC3609">
      <w:r>
        <w:rPr>
          <w:noProof/>
        </w:rPr>
        <w:lastRenderedPageBreak/>
        <w:drawing>
          <wp:inline distT="0" distB="0" distL="0" distR="0">
            <wp:extent cx="4216789" cy="2494483"/>
            <wp:effectExtent l="0" t="0" r="0" b="127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218169" cy="2495299"/>
                    </a:xfrm>
                    <a:prstGeom prst="rect">
                      <a:avLst/>
                    </a:prstGeom>
                  </pic:spPr>
                </pic:pic>
              </a:graphicData>
            </a:graphic>
          </wp:inline>
        </w:drawing>
      </w:r>
    </w:p>
    <w:p w:rsidR="00D11B22" w:rsidRDefault="00D11B22" w:rsidP="00DC3609">
      <w:proofErr w:type="spellStart"/>
      <w:r>
        <w:rPr>
          <w:rFonts w:hint="eastAsia"/>
        </w:rPr>
        <w:t>GitLab</w:t>
      </w:r>
      <w:proofErr w:type="spellEnd"/>
      <w:r>
        <w:rPr>
          <w:rFonts w:hint="eastAsia"/>
        </w:rPr>
        <w:t>에 관한 추가 사용법은 아래 URL에서 확인 가능하다.</w:t>
      </w:r>
    </w:p>
    <w:p w:rsidR="00D11B22" w:rsidRDefault="005915BD" w:rsidP="00DC3609">
      <w:hyperlink r:id="rId29" w:history="1">
        <w:r w:rsidR="00D11B22" w:rsidRPr="00EE0307">
          <w:rPr>
            <w:rStyle w:val="af2"/>
          </w:rPr>
          <w:t>https://opentutorials.org/course/785/4933</w:t>
        </w:r>
      </w:hyperlink>
    </w:p>
    <w:p w:rsidR="00D11B22" w:rsidRDefault="00D11B22" w:rsidP="00DC3609"/>
    <w:p w:rsidR="00B14428" w:rsidRPr="001452F4" w:rsidRDefault="001452F4" w:rsidP="00511546">
      <w:pPr>
        <w:pStyle w:val="1"/>
        <w:pageBreakBefore/>
        <w:numPr>
          <w:ilvl w:val="0"/>
          <w:numId w:val="2"/>
        </w:numPr>
        <w:pBdr>
          <w:bottom w:val="single" w:sz="4" w:space="1" w:color="auto"/>
        </w:pBdr>
        <w:tabs>
          <w:tab w:val="left" w:pos="144"/>
          <w:tab w:val="left" w:pos="216"/>
          <w:tab w:val="left" w:pos="288"/>
          <w:tab w:val="left" w:pos="576"/>
          <w:tab w:val="left" w:pos="648"/>
          <w:tab w:val="left" w:pos="720"/>
          <w:tab w:val="left" w:pos="864"/>
        </w:tabs>
        <w:spacing w:before="240" w:after="60" w:line="240" w:lineRule="auto"/>
        <w:jc w:val="left"/>
        <w:rPr>
          <w:rStyle w:val="af1"/>
          <w:rFonts w:asciiTheme="minorHAnsi" w:eastAsiaTheme="minorHAnsi" w:hAnsiTheme="minorHAnsi"/>
        </w:rPr>
      </w:pPr>
      <w:bookmarkStart w:id="21" w:name="_Toc425787611"/>
      <w:proofErr w:type="spellStart"/>
      <w:r w:rsidRPr="001452F4">
        <w:rPr>
          <w:rStyle w:val="af1"/>
          <w:rFonts w:asciiTheme="minorEastAsia" w:eastAsiaTheme="minorEastAsia" w:hAnsiTheme="minorEastAsia" w:hint="eastAsia"/>
        </w:rPr>
        <w:lastRenderedPageBreak/>
        <w:t>SourceTree</w:t>
      </w:r>
      <w:proofErr w:type="spellEnd"/>
      <w:r w:rsidRPr="001452F4">
        <w:rPr>
          <w:rStyle w:val="af1"/>
          <w:rFonts w:asciiTheme="minorEastAsia" w:eastAsiaTheme="minorEastAsia" w:hAnsiTheme="minorEastAsia" w:hint="eastAsia"/>
        </w:rPr>
        <w:t xml:space="preserve"> 설치 및 사용방법</w:t>
      </w:r>
      <w:bookmarkEnd w:id="21"/>
    </w:p>
    <w:p w:rsidR="006D7D04" w:rsidRDefault="006D7D04" w:rsidP="002F76D7">
      <w:pPr>
        <w:pStyle w:val="2"/>
        <w:numPr>
          <w:ilvl w:val="1"/>
          <w:numId w:val="2"/>
        </w:numPr>
        <w:tabs>
          <w:tab w:val="left" w:pos="216"/>
          <w:tab w:val="left" w:pos="648"/>
          <w:tab w:val="left" w:pos="864"/>
        </w:tabs>
        <w:spacing w:before="240" w:after="60" w:line="240" w:lineRule="auto"/>
        <w:ind w:left="0" w:firstLine="0"/>
        <w:rPr>
          <w:rStyle w:val="af1"/>
        </w:rPr>
      </w:pPr>
      <w:bookmarkStart w:id="22" w:name="_Toc425787612"/>
      <w:proofErr w:type="spellStart"/>
      <w:r>
        <w:rPr>
          <w:rStyle w:val="af1"/>
          <w:rFonts w:hint="eastAsia"/>
        </w:rPr>
        <w:t>SourceTree</w:t>
      </w:r>
      <w:proofErr w:type="spellEnd"/>
      <w:r>
        <w:rPr>
          <w:rStyle w:val="af1"/>
          <w:rFonts w:hint="eastAsia"/>
        </w:rPr>
        <w:t xml:space="preserve"> install</w:t>
      </w:r>
      <w:bookmarkEnd w:id="22"/>
    </w:p>
    <w:p w:rsidR="007E32FA" w:rsidRDefault="007E32FA" w:rsidP="006D7D04">
      <w:proofErr w:type="spellStart"/>
      <w:r>
        <w:rPr>
          <w:rFonts w:hint="eastAsia"/>
        </w:rPr>
        <w:t>SourceTree</w:t>
      </w:r>
      <w:proofErr w:type="spellEnd"/>
      <w:r>
        <w:rPr>
          <w:rFonts w:hint="eastAsia"/>
        </w:rPr>
        <w:t xml:space="preserve">는 윈도7 이상, Mac OS X 10.7 이상만 지원한다. </w:t>
      </w:r>
    </w:p>
    <w:p w:rsidR="007E32FA" w:rsidRDefault="005915BD" w:rsidP="006D7D04">
      <w:hyperlink r:id="rId30" w:history="1">
        <w:r w:rsidR="007E32FA" w:rsidRPr="00EE0307">
          <w:rPr>
            <w:rStyle w:val="af2"/>
          </w:rPr>
          <w:t>https://www.sourcetreeapp.com/download/</w:t>
        </w:r>
      </w:hyperlink>
      <w:r w:rsidR="007E32FA">
        <w:rPr>
          <w:rFonts w:hint="eastAsia"/>
        </w:rPr>
        <w:t xml:space="preserve"> 다운로드 페이지로 이동하면 자동으로 다운로드를 시작한다. 설치과정은 이미지대로 진행한다.</w:t>
      </w:r>
    </w:p>
    <w:p w:rsidR="007E32FA" w:rsidRDefault="007E32FA" w:rsidP="006D7D04">
      <w:r>
        <w:rPr>
          <w:noProof/>
        </w:rPr>
        <w:drawing>
          <wp:inline distT="0" distB="0" distL="0" distR="0">
            <wp:extent cx="3218688" cy="1843066"/>
            <wp:effectExtent l="0" t="0" r="1270" b="508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222050" cy="1844991"/>
                    </a:xfrm>
                    <a:prstGeom prst="rect">
                      <a:avLst/>
                    </a:prstGeom>
                  </pic:spPr>
                </pic:pic>
              </a:graphicData>
            </a:graphic>
          </wp:inline>
        </w:drawing>
      </w:r>
    </w:p>
    <w:p w:rsidR="007E32FA" w:rsidRDefault="007E32FA" w:rsidP="006D7D04">
      <w:r>
        <w:rPr>
          <w:noProof/>
        </w:rPr>
        <w:drawing>
          <wp:inline distT="0" distB="0" distL="0" distR="0">
            <wp:extent cx="3269894" cy="2569661"/>
            <wp:effectExtent l="0" t="0" r="6985" b="254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268848" cy="2568839"/>
                    </a:xfrm>
                    <a:prstGeom prst="rect">
                      <a:avLst/>
                    </a:prstGeom>
                  </pic:spPr>
                </pic:pic>
              </a:graphicData>
            </a:graphic>
          </wp:inline>
        </w:drawing>
      </w:r>
    </w:p>
    <w:p w:rsidR="001D6E52" w:rsidRDefault="001D6E52" w:rsidP="006D7D04">
      <w:r>
        <w:rPr>
          <w:noProof/>
        </w:rPr>
        <w:lastRenderedPageBreak/>
        <w:drawing>
          <wp:inline distT="0" distB="0" distL="0" distR="0">
            <wp:extent cx="3138221" cy="2466186"/>
            <wp:effectExtent l="0" t="0" r="508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137217" cy="2465397"/>
                    </a:xfrm>
                    <a:prstGeom prst="rect">
                      <a:avLst/>
                    </a:prstGeom>
                  </pic:spPr>
                </pic:pic>
              </a:graphicData>
            </a:graphic>
          </wp:inline>
        </w:drawing>
      </w:r>
    </w:p>
    <w:p w:rsidR="001D6E52" w:rsidRDefault="001D6E52" w:rsidP="006D7D04">
      <w:r>
        <w:rPr>
          <w:rFonts w:hint="eastAsia"/>
        </w:rPr>
        <w:t>설치 경로를 설정합니다.</w:t>
      </w:r>
    </w:p>
    <w:p w:rsidR="001D6E52" w:rsidRDefault="001D6E52" w:rsidP="006D7D04">
      <w:r>
        <w:rPr>
          <w:noProof/>
        </w:rPr>
        <w:drawing>
          <wp:inline distT="0" distB="0" distL="0" distR="0">
            <wp:extent cx="3171139" cy="2487168"/>
            <wp:effectExtent l="0" t="0" r="0" b="889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171437" cy="2487402"/>
                    </a:xfrm>
                    <a:prstGeom prst="rect">
                      <a:avLst/>
                    </a:prstGeom>
                  </pic:spPr>
                </pic:pic>
              </a:graphicData>
            </a:graphic>
          </wp:inline>
        </w:drawing>
      </w:r>
    </w:p>
    <w:p w:rsidR="001D6E52" w:rsidRDefault="001D6E52" w:rsidP="006D7D04">
      <w:r>
        <w:rPr>
          <w:noProof/>
        </w:rPr>
        <w:drawing>
          <wp:inline distT="0" distB="0" distL="0" distR="0">
            <wp:extent cx="3489350" cy="2740651"/>
            <wp:effectExtent l="0" t="0" r="0"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491770" cy="2742551"/>
                    </a:xfrm>
                    <a:prstGeom prst="rect">
                      <a:avLst/>
                    </a:prstGeom>
                  </pic:spPr>
                </pic:pic>
              </a:graphicData>
            </a:graphic>
          </wp:inline>
        </w:drawing>
      </w:r>
    </w:p>
    <w:p w:rsidR="001D6E52" w:rsidRDefault="001D6E52" w:rsidP="006D7D04">
      <w:r>
        <w:rPr>
          <w:noProof/>
        </w:rPr>
        <w:lastRenderedPageBreak/>
        <w:drawing>
          <wp:inline distT="0" distB="0" distL="0" distR="0">
            <wp:extent cx="3489350" cy="2724561"/>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486205" cy="2722105"/>
                    </a:xfrm>
                    <a:prstGeom prst="rect">
                      <a:avLst/>
                    </a:prstGeom>
                  </pic:spPr>
                </pic:pic>
              </a:graphicData>
            </a:graphic>
          </wp:inline>
        </w:drawing>
      </w:r>
    </w:p>
    <w:p w:rsidR="001D6E52" w:rsidRDefault="001D6E52" w:rsidP="006D7D04">
      <w:r>
        <w:rPr>
          <w:noProof/>
        </w:rPr>
        <w:drawing>
          <wp:inline distT="0" distB="0" distL="0" distR="0">
            <wp:extent cx="3295538" cy="2962656"/>
            <wp:effectExtent l="0" t="0" r="63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293143" cy="2960503"/>
                    </a:xfrm>
                    <a:prstGeom prst="rect">
                      <a:avLst/>
                    </a:prstGeom>
                  </pic:spPr>
                </pic:pic>
              </a:graphicData>
            </a:graphic>
          </wp:inline>
        </w:drawing>
      </w:r>
    </w:p>
    <w:p w:rsidR="001D6E52" w:rsidRDefault="001D6E52" w:rsidP="006D7D04">
      <w:r>
        <w:rPr>
          <w:noProof/>
        </w:rPr>
        <w:drawing>
          <wp:inline distT="0" distB="0" distL="0" distR="0">
            <wp:extent cx="2735885" cy="1265857"/>
            <wp:effectExtent l="0" t="0" r="762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738173" cy="1266916"/>
                    </a:xfrm>
                    <a:prstGeom prst="rect">
                      <a:avLst/>
                    </a:prstGeom>
                  </pic:spPr>
                </pic:pic>
              </a:graphicData>
            </a:graphic>
          </wp:inline>
        </w:drawing>
      </w:r>
    </w:p>
    <w:p w:rsidR="001D6E52" w:rsidRDefault="001D6E52" w:rsidP="006D7D04">
      <w:r>
        <w:rPr>
          <w:noProof/>
        </w:rPr>
        <w:lastRenderedPageBreak/>
        <w:drawing>
          <wp:inline distT="0" distB="0" distL="0" distR="0">
            <wp:extent cx="3379622" cy="1672603"/>
            <wp:effectExtent l="0" t="0" r="0" b="381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376047" cy="1670833"/>
                    </a:xfrm>
                    <a:prstGeom prst="rect">
                      <a:avLst/>
                    </a:prstGeom>
                  </pic:spPr>
                </pic:pic>
              </a:graphicData>
            </a:graphic>
          </wp:inline>
        </w:drawing>
      </w:r>
    </w:p>
    <w:p w:rsidR="001D6E52" w:rsidRDefault="001D6E52" w:rsidP="006D7D04">
      <w:r w:rsidRPr="001D6E52">
        <w:rPr>
          <w:rFonts w:hint="eastAsia"/>
        </w:rPr>
        <w:t>전역</w:t>
      </w:r>
      <w:r w:rsidRPr="001D6E52">
        <w:t xml:space="preserve"> ignore 파일을 사용할 것인지를 묻고 있다. Yes를 선택하면 .exe, .</w:t>
      </w:r>
      <w:proofErr w:type="spellStart"/>
      <w:r w:rsidRPr="001D6E52">
        <w:t>dll</w:t>
      </w:r>
      <w:proofErr w:type="spellEnd"/>
      <w:r w:rsidRPr="001D6E52">
        <w:t>, .</w:t>
      </w:r>
      <w:proofErr w:type="spellStart"/>
      <w:r w:rsidRPr="001D6E52">
        <w:t>obj</w:t>
      </w:r>
      <w:proofErr w:type="spellEnd"/>
      <w:r w:rsidRPr="001D6E52">
        <w:t>, .</w:t>
      </w:r>
      <w:proofErr w:type="spellStart"/>
      <w:r w:rsidRPr="001D6E52">
        <w:t>suo</w:t>
      </w:r>
      <w:proofErr w:type="spellEnd"/>
      <w:r w:rsidRPr="001D6E52">
        <w:t>, .</w:t>
      </w:r>
      <w:proofErr w:type="spellStart"/>
      <w:r w:rsidRPr="001D6E52">
        <w:t>bak</w:t>
      </w:r>
      <w:proofErr w:type="spellEnd"/>
      <w:r w:rsidRPr="001D6E52">
        <w:t xml:space="preserve"> 등의 일반적으로 VCS에 올리지 않는 파일을 무시하고 </w:t>
      </w:r>
      <w:proofErr w:type="spellStart"/>
      <w:r w:rsidRPr="001D6E52">
        <w:t>SourceTree</w:t>
      </w:r>
      <w:proofErr w:type="spellEnd"/>
      <w:r w:rsidRPr="001D6E52">
        <w:t xml:space="preserve">에서 보이지 않도록 </w:t>
      </w:r>
      <w:r>
        <w:rPr>
          <w:rFonts w:hint="eastAsia"/>
        </w:rPr>
        <w:t>한다.</w:t>
      </w:r>
      <w:r w:rsidRPr="001D6E52">
        <w:t xml:space="preserve"> 도구 &gt; 옵션 &gt; </w:t>
      </w:r>
      <w:proofErr w:type="spellStart"/>
      <w:r w:rsidRPr="001D6E52">
        <w:t>Git</w:t>
      </w:r>
      <w:proofErr w:type="spellEnd"/>
      <w:r w:rsidRPr="001D6E52">
        <w:t xml:space="preserve"> 메뉴에서 전역 ignore 파일을 수정할 수 </w:t>
      </w:r>
      <w:r>
        <w:t>있</w:t>
      </w:r>
      <w:r w:rsidRPr="001D6E52">
        <w:t>다.</w:t>
      </w:r>
    </w:p>
    <w:p w:rsidR="001D6E52" w:rsidRDefault="001D6E52" w:rsidP="006D7D04">
      <w:r>
        <w:rPr>
          <w:noProof/>
        </w:rPr>
        <w:drawing>
          <wp:inline distT="0" distB="0" distL="0" distR="0">
            <wp:extent cx="2560320" cy="1836061"/>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559050" cy="1835150"/>
                    </a:xfrm>
                    <a:prstGeom prst="rect">
                      <a:avLst/>
                    </a:prstGeom>
                  </pic:spPr>
                </pic:pic>
              </a:graphicData>
            </a:graphic>
          </wp:inline>
        </w:drawing>
      </w:r>
    </w:p>
    <w:p w:rsidR="001D6E52" w:rsidRPr="006D7D04" w:rsidRDefault="001D6E52" w:rsidP="006D7D04">
      <w:r>
        <w:rPr>
          <w:rFonts w:hint="eastAsia"/>
        </w:rPr>
        <w:t>GitHub 같이 외부 Repository를 사용할 경우 ID/PW를 넣는 곳으로 상관없는 부분이기 때문에 건너뛴다.</w:t>
      </w:r>
    </w:p>
    <w:p w:rsidR="002F76D7" w:rsidRDefault="002F76D7" w:rsidP="002F76D7">
      <w:pPr>
        <w:pStyle w:val="2"/>
        <w:numPr>
          <w:ilvl w:val="1"/>
          <w:numId w:val="2"/>
        </w:numPr>
        <w:tabs>
          <w:tab w:val="left" w:pos="216"/>
          <w:tab w:val="left" w:pos="648"/>
          <w:tab w:val="left" w:pos="864"/>
        </w:tabs>
        <w:spacing w:before="240" w:after="60" w:line="240" w:lineRule="auto"/>
        <w:ind w:left="0" w:firstLine="0"/>
        <w:rPr>
          <w:rStyle w:val="af1"/>
        </w:rPr>
      </w:pPr>
      <w:bookmarkStart w:id="23" w:name="_Toc425787613"/>
      <w:proofErr w:type="spellStart"/>
      <w:r>
        <w:rPr>
          <w:rStyle w:val="af1"/>
          <w:rFonts w:hint="eastAsia"/>
        </w:rPr>
        <w:t>SourceTree</w:t>
      </w:r>
      <w:proofErr w:type="spellEnd"/>
      <w:r>
        <w:rPr>
          <w:rStyle w:val="af1"/>
          <w:rFonts w:hint="eastAsia"/>
        </w:rPr>
        <w:t xml:space="preserve"> SSH Key 설정</w:t>
      </w:r>
      <w:bookmarkEnd w:id="23"/>
    </w:p>
    <w:p w:rsidR="00AF0C83" w:rsidRDefault="007074BE" w:rsidP="007074BE">
      <w:proofErr w:type="spellStart"/>
      <w:r>
        <w:rPr>
          <w:rFonts w:hint="eastAsia"/>
        </w:rPr>
        <w:t>Git</w:t>
      </w:r>
      <w:proofErr w:type="spellEnd"/>
      <w:r>
        <w:rPr>
          <w:rFonts w:hint="eastAsia"/>
        </w:rPr>
        <w:t xml:space="preserve"> 저장소는 </w:t>
      </w:r>
      <w:r w:rsidR="00AF0C83">
        <w:rPr>
          <w:rFonts w:hint="eastAsia"/>
        </w:rPr>
        <w:t xml:space="preserve">SSH Key를 등록하여 인증과정을 간단하게 할 수 있다. </w:t>
      </w:r>
      <w:proofErr w:type="spellStart"/>
      <w:r w:rsidR="00AF0C83">
        <w:rPr>
          <w:rFonts w:hint="eastAsia"/>
        </w:rPr>
        <w:t>SourceTree</w:t>
      </w:r>
      <w:proofErr w:type="spellEnd"/>
      <w:r w:rsidR="00AF0C83">
        <w:rPr>
          <w:rFonts w:hint="eastAsia"/>
        </w:rPr>
        <w:t xml:space="preserve">에서 SSH Key 생성을 하기 위해서 </w:t>
      </w:r>
      <w:r w:rsidR="00AF0C83">
        <w:t>‘</w:t>
      </w:r>
      <w:r w:rsidR="00AF0C83">
        <w:rPr>
          <w:rFonts w:hint="eastAsia"/>
        </w:rPr>
        <w:t>Tools -&gt; Create or Import SSH Key</w:t>
      </w:r>
      <w:r w:rsidR="00AF0C83">
        <w:t>’</w:t>
      </w:r>
      <w:r w:rsidR="00AF0C83">
        <w:rPr>
          <w:rFonts w:hint="eastAsia"/>
        </w:rPr>
        <w:t xml:space="preserve"> 메뉴를 선택하면 </w:t>
      </w:r>
      <w:r w:rsidR="00AF0C83">
        <w:t>‘</w:t>
      </w:r>
      <w:proofErr w:type="spellStart"/>
      <w:r w:rsidR="00AF0C83">
        <w:rPr>
          <w:rFonts w:hint="eastAsia"/>
        </w:rPr>
        <w:t>PuTTY</w:t>
      </w:r>
      <w:proofErr w:type="spellEnd"/>
      <w:r w:rsidR="00AF0C83">
        <w:rPr>
          <w:rFonts w:hint="eastAsia"/>
        </w:rPr>
        <w:t xml:space="preserve"> Key Generator</w:t>
      </w:r>
      <w:r w:rsidR="00AF0C83">
        <w:t>’</w:t>
      </w:r>
      <w:r w:rsidR="00AF0C83">
        <w:rPr>
          <w:rFonts w:hint="eastAsia"/>
        </w:rPr>
        <w:t xml:space="preserve"> 창이 나온다.</w:t>
      </w:r>
    </w:p>
    <w:p w:rsidR="00AF0C83" w:rsidRDefault="00AF0C83" w:rsidP="007074BE">
      <w:r>
        <w:rPr>
          <w:noProof/>
        </w:rPr>
        <w:lastRenderedPageBreak/>
        <w:drawing>
          <wp:inline distT="0" distB="0" distL="0" distR="0">
            <wp:extent cx="2823667" cy="273013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829148" cy="2735430"/>
                    </a:xfrm>
                    <a:prstGeom prst="rect">
                      <a:avLst/>
                    </a:prstGeom>
                  </pic:spPr>
                </pic:pic>
              </a:graphicData>
            </a:graphic>
          </wp:inline>
        </w:drawing>
      </w:r>
      <w:r>
        <w:rPr>
          <w:rFonts w:hint="eastAsia"/>
        </w:rPr>
        <w:t xml:space="preserve"> </w:t>
      </w:r>
      <w:r w:rsidR="00047154">
        <w:rPr>
          <w:noProof/>
        </w:rPr>
        <w:drawing>
          <wp:inline distT="0" distB="0" distL="0" distR="0">
            <wp:extent cx="2838298" cy="2736502"/>
            <wp:effectExtent l="0" t="0" r="635"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844260" cy="2742251"/>
                    </a:xfrm>
                    <a:prstGeom prst="rect">
                      <a:avLst/>
                    </a:prstGeom>
                  </pic:spPr>
                </pic:pic>
              </a:graphicData>
            </a:graphic>
          </wp:inline>
        </w:drawing>
      </w:r>
    </w:p>
    <w:p w:rsidR="00AF0C83" w:rsidRDefault="00AF0C83" w:rsidP="007074BE">
      <w:r>
        <w:t>‘</w:t>
      </w:r>
      <w:r>
        <w:rPr>
          <w:rFonts w:hint="eastAsia"/>
        </w:rPr>
        <w:t>Generate</w:t>
      </w:r>
      <w:r>
        <w:t>’</w:t>
      </w:r>
      <w:r>
        <w:rPr>
          <w:rFonts w:hint="eastAsia"/>
        </w:rPr>
        <w:t xml:space="preserve"> 버튼을 클릭 후 마우스를 오버해서 움직여야 복잡한 Key Code가 생성된다. </w:t>
      </w:r>
    </w:p>
    <w:p w:rsidR="00047154" w:rsidRDefault="00AF0C83" w:rsidP="007074BE">
      <w:r>
        <w:rPr>
          <w:rFonts w:hint="eastAsia"/>
        </w:rPr>
        <w:t xml:space="preserve">SSH Key가 생성되면 </w:t>
      </w:r>
      <w:proofErr w:type="spellStart"/>
      <w:r>
        <w:rPr>
          <w:rFonts w:hint="eastAsia"/>
        </w:rPr>
        <w:t>GitLab</w:t>
      </w:r>
      <w:proofErr w:type="spellEnd"/>
      <w:r>
        <w:rPr>
          <w:rFonts w:hint="eastAsia"/>
        </w:rPr>
        <w:t xml:space="preserve"> </w:t>
      </w:r>
      <w:r>
        <w:t>에</w:t>
      </w:r>
      <w:r>
        <w:rPr>
          <w:rFonts w:hint="eastAsia"/>
        </w:rPr>
        <w:t xml:space="preserve"> 로그인하여 생성된 </w:t>
      </w:r>
      <w:r w:rsidR="00047154">
        <w:rPr>
          <w:rFonts w:hint="eastAsia"/>
        </w:rPr>
        <w:t xml:space="preserve">Public Key를 복사하여 등록해 준다. </w:t>
      </w:r>
      <w:proofErr w:type="spellStart"/>
      <w:r w:rsidR="00047154">
        <w:rPr>
          <w:rFonts w:hint="eastAsia"/>
        </w:rPr>
        <w:t>GitLab</w:t>
      </w:r>
      <w:proofErr w:type="spellEnd"/>
      <w:r w:rsidR="00047154">
        <w:rPr>
          <w:rFonts w:hint="eastAsia"/>
        </w:rPr>
        <w:t xml:space="preserve">에 로그인 후 우측 상단의 기어 모양의 </w:t>
      </w:r>
      <w:r w:rsidR="00047154">
        <w:t>‘</w:t>
      </w:r>
      <w:r w:rsidR="00047154">
        <w:rPr>
          <w:rFonts w:hint="eastAsia"/>
        </w:rPr>
        <w:t>profile setting</w:t>
      </w:r>
      <w:r w:rsidR="00047154">
        <w:t>s’</w:t>
      </w:r>
      <w:r w:rsidR="00047154">
        <w:rPr>
          <w:rFonts w:hint="eastAsia"/>
        </w:rPr>
        <w:t xml:space="preserve"> 버튼을 클릭 -&gt; 좌측 메뉴에서 </w:t>
      </w:r>
      <w:r w:rsidR="00047154">
        <w:t>‘</w:t>
      </w:r>
      <w:r w:rsidR="00047154">
        <w:rPr>
          <w:rFonts w:hint="eastAsia"/>
        </w:rPr>
        <w:t>SSH Keys</w:t>
      </w:r>
      <w:r w:rsidR="00047154">
        <w:t>’</w:t>
      </w:r>
      <w:r w:rsidR="00047154">
        <w:rPr>
          <w:rFonts w:hint="eastAsia"/>
        </w:rPr>
        <w:t xml:space="preserve"> 버튼을 클릭</w:t>
      </w:r>
      <w:proofErr w:type="gramStart"/>
      <w:r w:rsidR="00047154">
        <w:rPr>
          <w:rFonts w:hint="eastAsia"/>
        </w:rPr>
        <w:t>( SSH</w:t>
      </w:r>
      <w:proofErr w:type="gramEnd"/>
      <w:r w:rsidR="00047154">
        <w:rPr>
          <w:rFonts w:hint="eastAsia"/>
        </w:rPr>
        <w:t xml:space="preserve"> Key 페이지로 이동 후 ) -&gt; 우측 상단의 </w:t>
      </w:r>
      <w:r w:rsidR="00047154">
        <w:t>‘</w:t>
      </w:r>
      <w:r w:rsidR="00047154">
        <w:rPr>
          <w:rFonts w:hint="eastAsia"/>
        </w:rPr>
        <w:t>Add SSH Key</w:t>
      </w:r>
      <w:r w:rsidR="00047154">
        <w:t>’</w:t>
      </w:r>
      <w:r w:rsidR="00047154">
        <w:rPr>
          <w:rFonts w:hint="eastAsia"/>
        </w:rPr>
        <w:t xml:space="preserve"> 버튼 클릭하여 복사한 SSH Key를 설정 후 저장한다.</w:t>
      </w:r>
      <w:r w:rsidR="00924E94">
        <w:rPr>
          <w:rFonts w:hint="eastAsia"/>
        </w:rPr>
        <w:t xml:space="preserve"> 여러 개의 Client에서 SSH를 생성 했을 경우 여러 개의 SSH를 등록하여 관리 할 수 있다.</w:t>
      </w:r>
    </w:p>
    <w:p w:rsidR="00047154" w:rsidRDefault="00047154" w:rsidP="007074BE">
      <w:r>
        <w:t>‘</w:t>
      </w:r>
      <w:r>
        <w:rPr>
          <w:rFonts w:hint="eastAsia"/>
        </w:rPr>
        <w:t>Save private key</w:t>
      </w:r>
      <w:r>
        <w:t>’</w:t>
      </w:r>
      <w:r>
        <w:rPr>
          <w:rFonts w:hint="eastAsia"/>
        </w:rPr>
        <w:t xml:space="preserve"> 버튼을 클릭하여 생성한 SSH Key를 Local에 </w:t>
      </w:r>
      <w:proofErr w:type="spellStart"/>
      <w:r>
        <w:rPr>
          <w:rFonts w:hint="eastAsia"/>
        </w:rPr>
        <w:t>ppk</w:t>
      </w:r>
      <w:proofErr w:type="spellEnd"/>
      <w:r>
        <w:rPr>
          <w:rFonts w:hint="eastAsia"/>
        </w:rPr>
        <w:t xml:space="preserve">파일로 저장한 후 </w:t>
      </w:r>
      <w:r>
        <w:t>‘</w:t>
      </w:r>
      <w:r>
        <w:rPr>
          <w:rFonts w:hint="eastAsia"/>
        </w:rPr>
        <w:t>Tools -&gt; Optioin</w:t>
      </w:r>
      <w:r>
        <w:t>’</w:t>
      </w:r>
      <w:r>
        <w:rPr>
          <w:rFonts w:hint="eastAsia"/>
        </w:rPr>
        <w:t xml:space="preserve">에서 등록하면 </w:t>
      </w:r>
      <w:r>
        <w:t>된</w:t>
      </w:r>
      <w:r>
        <w:rPr>
          <w:rFonts w:hint="eastAsia"/>
        </w:rPr>
        <w:t>다.</w:t>
      </w:r>
    </w:p>
    <w:p w:rsidR="00047154" w:rsidRDefault="00047154" w:rsidP="007074BE">
      <w:r>
        <w:rPr>
          <w:noProof/>
        </w:rPr>
        <w:lastRenderedPageBreak/>
        <w:drawing>
          <wp:inline distT="0" distB="0" distL="0" distR="0">
            <wp:extent cx="3321101" cy="3954808"/>
            <wp:effectExtent l="0" t="0" r="0" b="762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321760" cy="3955593"/>
                    </a:xfrm>
                    <a:prstGeom prst="rect">
                      <a:avLst/>
                    </a:prstGeom>
                  </pic:spPr>
                </pic:pic>
              </a:graphicData>
            </a:graphic>
          </wp:inline>
        </w:drawing>
      </w:r>
    </w:p>
    <w:p w:rsidR="0046036F" w:rsidRPr="007074BE" w:rsidRDefault="0046036F" w:rsidP="007074BE">
      <w:r>
        <w:rPr>
          <w:rFonts w:hint="eastAsia"/>
        </w:rPr>
        <w:t xml:space="preserve">이 후로 </w:t>
      </w:r>
      <w:proofErr w:type="spellStart"/>
      <w:r>
        <w:rPr>
          <w:rFonts w:hint="eastAsia"/>
        </w:rPr>
        <w:t>SourceTree를</w:t>
      </w:r>
      <w:proofErr w:type="spellEnd"/>
      <w:r>
        <w:rPr>
          <w:rFonts w:hint="eastAsia"/>
        </w:rPr>
        <w:t xml:space="preserve"> 실행하면 로그인 없이 Git 저장소에 접근할 수 있다.</w:t>
      </w:r>
    </w:p>
    <w:p w:rsidR="002F76D7" w:rsidRDefault="002F76D7" w:rsidP="002F76D7">
      <w:pPr>
        <w:pStyle w:val="2"/>
        <w:numPr>
          <w:ilvl w:val="1"/>
          <w:numId w:val="2"/>
        </w:numPr>
        <w:tabs>
          <w:tab w:val="left" w:pos="216"/>
          <w:tab w:val="left" w:pos="648"/>
          <w:tab w:val="left" w:pos="864"/>
        </w:tabs>
        <w:spacing w:before="240" w:after="60" w:line="240" w:lineRule="auto"/>
        <w:ind w:left="0" w:firstLine="0"/>
        <w:rPr>
          <w:rStyle w:val="af1"/>
        </w:rPr>
      </w:pPr>
      <w:bookmarkStart w:id="24" w:name="_Toc425787614"/>
      <w:proofErr w:type="spellStart"/>
      <w:r>
        <w:rPr>
          <w:rStyle w:val="af1"/>
          <w:rFonts w:hint="eastAsia"/>
        </w:rPr>
        <w:t>SourceTree</w:t>
      </w:r>
      <w:proofErr w:type="spellEnd"/>
      <w:r>
        <w:rPr>
          <w:rStyle w:val="af1"/>
          <w:rFonts w:hint="eastAsia"/>
        </w:rPr>
        <w:t xml:space="preserve"> Clone 생성</w:t>
      </w:r>
      <w:bookmarkEnd w:id="24"/>
    </w:p>
    <w:p w:rsidR="007074BE" w:rsidRPr="007074BE" w:rsidRDefault="001D6E52" w:rsidP="001D6E52">
      <w:r>
        <w:rPr>
          <w:rFonts w:hint="eastAsia"/>
        </w:rPr>
        <w:t xml:space="preserve">SVM의 Check Out과 같은 기능으로 </w:t>
      </w:r>
      <w:proofErr w:type="spellStart"/>
      <w:r>
        <w:rPr>
          <w:rFonts w:hint="eastAsia"/>
        </w:rPr>
        <w:t>Git</w:t>
      </w:r>
      <w:proofErr w:type="spellEnd"/>
      <w:r>
        <w:rPr>
          <w:rFonts w:hint="eastAsia"/>
        </w:rPr>
        <w:t xml:space="preserve"> Repository의 소스 코드를 </w:t>
      </w:r>
      <w:proofErr w:type="spellStart"/>
      <w:r>
        <w:rPr>
          <w:rFonts w:hint="eastAsia"/>
        </w:rPr>
        <w:t>다운로드한다</w:t>
      </w:r>
      <w:proofErr w:type="spellEnd"/>
      <w:r>
        <w:rPr>
          <w:rFonts w:hint="eastAsia"/>
        </w:rPr>
        <w:t>.</w:t>
      </w:r>
      <w:r w:rsidR="007074BE">
        <w:rPr>
          <w:rFonts w:hint="eastAsia"/>
        </w:rPr>
        <w:t xml:space="preserve"> SSH Key 설정 후 </w:t>
      </w:r>
      <w:proofErr w:type="spellStart"/>
      <w:r w:rsidR="007074BE">
        <w:rPr>
          <w:rFonts w:hint="eastAsia"/>
        </w:rPr>
        <w:t>GitLab</w:t>
      </w:r>
      <w:proofErr w:type="spellEnd"/>
      <w:r w:rsidR="007074BE">
        <w:rPr>
          <w:rFonts w:hint="eastAsia"/>
        </w:rPr>
        <w:t xml:space="preserve"> 에 있는 저장소에 접근하여 해당 프로젝트 소스를 가져온다.</w:t>
      </w:r>
    </w:p>
    <w:p w:rsidR="001D6E52" w:rsidRDefault="001D6E52" w:rsidP="001D6E52">
      <w:r>
        <w:rPr>
          <w:noProof/>
        </w:rPr>
        <w:drawing>
          <wp:inline distT="0" distB="0" distL="0" distR="0">
            <wp:extent cx="4723939" cy="1287475"/>
            <wp:effectExtent l="0" t="0" r="635" b="825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720968" cy="1286665"/>
                    </a:xfrm>
                    <a:prstGeom prst="rect">
                      <a:avLst/>
                    </a:prstGeom>
                  </pic:spPr>
                </pic:pic>
              </a:graphicData>
            </a:graphic>
          </wp:inline>
        </w:drawing>
      </w:r>
    </w:p>
    <w:p w:rsidR="007074BE" w:rsidRDefault="007074BE" w:rsidP="001D6E52">
      <w:proofErr w:type="spellStart"/>
      <w:r>
        <w:rPr>
          <w:rFonts w:hint="eastAsia"/>
        </w:rPr>
        <w:t>툴바에서</w:t>
      </w:r>
      <w:proofErr w:type="spellEnd"/>
      <w:r>
        <w:rPr>
          <w:rFonts w:hint="eastAsia"/>
        </w:rPr>
        <w:t xml:space="preserve"> </w:t>
      </w:r>
      <w:r>
        <w:t>‘</w:t>
      </w:r>
      <w:r>
        <w:rPr>
          <w:rFonts w:hint="eastAsia"/>
        </w:rPr>
        <w:t>복제/생성</w:t>
      </w:r>
      <w:r>
        <w:t>’</w:t>
      </w:r>
      <w:r>
        <w:rPr>
          <w:rFonts w:hint="eastAsia"/>
        </w:rPr>
        <w:t xml:space="preserve"> 메뉴를 선택한다.</w:t>
      </w:r>
    </w:p>
    <w:p w:rsidR="001D6E52" w:rsidRDefault="001D6E52" w:rsidP="001D6E52">
      <w:r>
        <w:rPr>
          <w:noProof/>
        </w:rPr>
        <w:lastRenderedPageBreak/>
        <w:drawing>
          <wp:inline distT="0" distB="0" distL="0" distR="0">
            <wp:extent cx="5731510" cy="3468298"/>
            <wp:effectExtent l="0" t="0" r="254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731510" cy="3468298"/>
                    </a:xfrm>
                    <a:prstGeom prst="rect">
                      <a:avLst/>
                    </a:prstGeom>
                  </pic:spPr>
                </pic:pic>
              </a:graphicData>
            </a:graphic>
          </wp:inline>
        </w:drawing>
      </w:r>
    </w:p>
    <w:p w:rsidR="007074BE" w:rsidRPr="007074BE" w:rsidRDefault="007074BE" w:rsidP="001D6E52">
      <w:r>
        <w:rPr>
          <w:rFonts w:hint="eastAsia"/>
        </w:rPr>
        <w:t xml:space="preserve">소스 경로에는 </w:t>
      </w:r>
      <w:proofErr w:type="spellStart"/>
      <w:r>
        <w:rPr>
          <w:rFonts w:hint="eastAsia"/>
        </w:rPr>
        <w:t>Git</w:t>
      </w:r>
      <w:proofErr w:type="spellEnd"/>
      <w:r>
        <w:rPr>
          <w:rFonts w:hint="eastAsia"/>
        </w:rPr>
        <w:t xml:space="preserve">이 경로를 설정한다. </w:t>
      </w:r>
      <w:proofErr w:type="spellStart"/>
      <w:r>
        <w:rPr>
          <w:rFonts w:hint="eastAsia"/>
        </w:rPr>
        <w:t>GitLab</w:t>
      </w:r>
      <w:proofErr w:type="spellEnd"/>
      <w:r>
        <w:rPr>
          <w:rFonts w:hint="eastAsia"/>
        </w:rPr>
        <w:t xml:space="preserve"> </w:t>
      </w:r>
      <w:r>
        <w:t>에</w:t>
      </w:r>
      <w:r>
        <w:rPr>
          <w:rFonts w:hint="eastAsia"/>
        </w:rPr>
        <w:t xml:space="preserve"> 접속하여 Member로 참여하는 Project의 경로를 복사하여 설정한다. 목적지 경로는 Local 저장소이다.</w:t>
      </w:r>
    </w:p>
    <w:p w:rsidR="001D6E52" w:rsidRDefault="001D6E52" w:rsidP="001D6E52">
      <w:r>
        <w:rPr>
          <w:noProof/>
        </w:rPr>
        <w:drawing>
          <wp:inline distT="0" distB="0" distL="0" distR="0">
            <wp:extent cx="5731510" cy="2785538"/>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731510" cy="2785538"/>
                    </a:xfrm>
                    <a:prstGeom prst="rect">
                      <a:avLst/>
                    </a:prstGeom>
                  </pic:spPr>
                </pic:pic>
              </a:graphicData>
            </a:graphic>
          </wp:inline>
        </w:drawing>
      </w:r>
    </w:p>
    <w:p w:rsidR="007074BE" w:rsidRDefault="007074BE" w:rsidP="001D6E52">
      <w:r>
        <w:rPr>
          <w:rFonts w:hint="eastAsia"/>
        </w:rPr>
        <w:t xml:space="preserve">소스 경로의 URL이 올바른 URL이면 </w:t>
      </w:r>
      <w:r>
        <w:t>‘</w:t>
      </w:r>
      <w:proofErr w:type="spellStart"/>
      <w:r>
        <w:rPr>
          <w:rFonts w:hint="eastAsia"/>
        </w:rPr>
        <w:t>Git</w:t>
      </w:r>
      <w:proofErr w:type="spellEnd"/>
      <w:r>
        <w:rPr>
          <w:rFonts w:hint="eastAsia"/>
        </w:rPr>
        <w:t xml:space="preserve"> 저장소 입니다.</w:t>
      </w:r>
      <w:r>
        <w:t>’</w:t>
      </w:r>
      <w:r>
        <w:rPr>
          <w:rFonts w:hint="eastAsia"/>
        </w:rPr>
        <w:t xml:space="preserve"> 라는 코멘트를 볼 수 있다. 클론 버튼을 클릭하면 원격저장소에서 로컬저장소로 Project 저장소를 </w:t>
      </w:r>
      <w:proofErr w:type="spellStart"/>
      <w:r>
        <w:rPr>
          <w:rFonts w:hint="eastAsia"/>
        </w:rPr>
        <w:t>내려받는다</w:t>
      </w:r>
      <w:proofErr w:type="spellEnd"/>
      <w:r>
        <w:rPr>
          <w:rFonts w:hint="eastAsia"/>
        </w:rPr>
        <w:t>.</w:t>
      </w:r>
    </w:p>
    <w:p w:rsidR="002F76D7" w:rsidRDefault="002F76D7" w:rsidP="00B14991">
      <w:pPr>
        <w:pStyle w:val="2"/>
        <w:numPr>
          <w:ilvl w:val="1"/>
          <w:numId w:val="2"/>
        </w:numPr>
        <w:tabs>
          <w:tab w:val="left" w:pos="216"/>
          <w:tab w:val="left" w:pos="648"/>
          <w:tab w:val="left" w:pos="864"/>
        </w:tabs>
        <w:spacing w:before="240" w:after="60" w:line="240" w:lineRule="auto"/>
        <w:ind w:left="0" w:firstLine="0"/>
        <w:rPr>
          <w:rStyle w:val="af1"/>
        </w:rPr>
      </w:pPr>
      <w:bookmarkStart w:id="25" w:name="_Toc425787615"/>
      <w:proofErr w:type="spellStart"/>
      <w:r>
        <w:rPr>
          <w:rStyle w:val="af1"/>
          <w:rFonts w:hint="eastAsia"/>
        </w:rPr>
        <w:t>SourceTree</w:t>
      </w:r>
      <w:proofErr w:type="spellEnd"/>
      <w:r>
        <w:rPr>
          <w:rStyle w:val="af1"/>
          <w:rFonts w:hint="eastAsia"/>
        </w:rPr>
        <w:t xml:space="preserve"> New </w:t>
      </w:r>
      <w:r w:rsidR="00511546">
        <w:rPr>
          <w:rStyle w:val="af1"/>
          <w:rFonts w:hint="eastAsia"/>
        </w:rPr>
        <w:t>Repository</w:t>
      </w:r>
      <w:r>
        <w:rPr>
          <w:rStyle w:val="af1"/>
          <w:rFonts w:hint="eastAsia"/>
        </w:rPr>
        <w:t xml:space="preserve"> 생성</w:t>
      </w:r>
      <w:bookmarkEnd w:id="25"/>
    </w:p>
    <w:p w:rsidR="007074BE" w:rsidRDefault="007A022E" w:rsidP="007074BE">
      <w:proofErr w:type="spellStart"/>
      <w:r>
        <w:rPr>
          <w:rFonts w:hint="eastAsia"/>
        </w:rPr>
        <w:t>툴바에서</w:t>
      </w:r>
      <w:proofErr w:type="spellEnd"/>
      <w:r>
        <w:rPr>
          <w:rFonts w:hint="eastAsia"/>
        </w:rPr>
        <w:t xml:space="preserve"> </w:t>
      </w:r>
      <w:r>
        <w:t>‘</w:t>
      </w:r>
      <w:r>
        <w:rPr>
          <w:rFonts w:hint="eastAsia"/>
        </w:rPr>
        <w:t>복제/생성</w:t>
      </w:r>
      <w:r>
        <w:t>’</w:t>
      </w:r>
      <w:r>
        <w:rPr>
          <w:rFonts w:hint="eastAsia"/>
        </w:rPr>
        <w:t xml:space="preserve"> 메뉴를 선택 후 </w:t>
      </w:r>
      <w:r>
        <w:t>‘</w:t>
      </w:r>
      <w:r>
        <w:rPr>
          <w:rFonts w:hint="eastAsia"/>
        </w:rPr>
        <w:t>새 저장소 생성</w:t>
      </w:r>
      <w:r>
        <w:t>’</w:t>
      </w:r>
      <w:r>
        <w:rPr>
          <w:rFonts w:hint="eastAsia"/>
        </w:rPr>
        <w:t>을 선택한다.</w:t>
      </w:r>
    </w:p>
    <w:p w:rsidR="007A022E" w:rsidRDefault="007A022E" w:rsidP="007074BE">
      <w:r>
        <w:rPr>
          <w:noProof/>
        </w:rPr>
        <w:lastRenderedPageBreak/>
        <w:drawing>
          <wp:inline distT="0" distB="0" distL="0" distR="0">
            <wp:extent cx="3613709" cy="1506098"/>
            <wp:effectExtent l="0" t="0" r="635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619751" cy="1508616"/>
                    </a:xfrm>
                    <a:prstGeom prst="rect">
                      <a:avLst/>
                    </a:prstGeom>
                  </pic:spPr>
                </pic:pic>
              </a:graphicData>
            </a:graphic>
          </wp:inline>
        </w:drawing>
      </w:r>
    </w:p>
    <w:p w:rsidR="007A022E" w:rsidRDefault="007A022E" w:rsidP="007074BE">
      <w:r>
        <w:rPr>
          <w:rFonts w:hint="eastAsia"/>
        </w:rPr>
        <w:t xml:space="preserve">목적지 경로는 Local 폴더의 위치이다. 폴더가 없을 경우 생성한다. 폴더를 선택하면 이름은 자동으로 나온다. </w:t>
      </w:r>
      <w:r>
        <w:t>‘</w:t>
      </w:r>
      <w:r>
        <w:rPr>
          <w:rFonts w:hint="eastAsia"/>
        </w:rPr>
        <w:t>생성하기</w:t>
      </w:r>
      <w:r>
        <w:t>’</w:t>
      </w:r>
      <w:r>
        <w:rPr>
          <w:rFonts w:hint="eastAsia"/>
        </w:rPr>
        <w:t xml:space="preserve"> 버튼을 누르면 Local 폴더에 GIT 저장소가 생성된 것을 볼 수 있다.</w:t>
      </w:r>
    </w:p>
    <w:p w:rsidR="007A022E" w:rsidRDefault="007A022E" w:rsidP="007074BE">
      <w:r>
        <w:rPr>
          <w:noProof/>
        </w:rPr>
        <w:drawing>
          <wp:inline distT="0" distB="0" distL="0" distR="0">
            <wp:extent cx="2155866" cy="1302105"/>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2154189" cy="1301092"/>
                    </a:xfrm>
                    <a:prstGeom prst="rect">
                      <a:avLst/>
                    </a:prstGeom>
                  </pic:spPr>
                </pic:pic>
              </a:graphicData>
            </a:graphic>
          </wp:inline>
        </w:drawing>
      </w:r>
      <w:r>
        <w:rPr>
          <w:rFonts w:hint="eastAsia"/>
        </w:rPr>
        <w:t xml:space="preserve">   </w:t>
      </w:r>
      <w:r>
        <w:rPr>
          <w:noProof/>
        </w:rPr>
        <w:drawing>
          <wp:inline distT="0" distB="0" distL="0" distR="0">
            <wp:extent cx="2179930" cy="1292337"/>
            <wp:effectExtent l="0" t="0" r="0" b="317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2182078" cy="1293611"/>
                    </a:xfrm>
                    <a:prstGeom prst="rect">
                      <a:avLst/>
                    </a:prstGeom>
                  </pic:spPr>
                </pic:pic>
              </a:graphicData>
            </a:graphic>
          </wp:inline>
        </w:drawing>
      </w:r>
    </w:p>
    <w:p w:rsidR="007A022E" w:rsidRDefault="007A022E" w:rsidP="007074BE">
      <w:proofErr w:type="spellStart"/>
      <w:r>
        <w:rPr>
          <w:rFonts w:hint="eastAsia"/>
        </w:rPr>
        <w:t>Git</w:t>
      </w:r>
      <w:proofErr w:type="spellEnd"/>
      <w:r>
        <w:rPr>
          <w:rFonts w:hint="eastAsia"/>
        </w:rPr>
        <w:t xml:space="preserve"> 정보가 생성된 폴더에 필요 파일들을 복사해 놓은 후 아래 </w:t>
      </w:r>
      <w:r>
        <w:t>‘</w:t>
      </w:r>
      <w:r>
        <w:rPr>
          <w:rFonts w:hint="eastAsia"/>
        </w:rPr>
        <w:t>스테이지에 올라가지 않은 파일</w:t>
      </w:r>
      <w:r>
        <w:t>’</w:t>
      </w:r>
      <w:r>
        <w:rPr>
          <w:rFonts w:hint="eastAsia"/>
        </w:rPr>
        <w:t xml:space="preserve"> 들에서 필요한 파일들을 선택한다. 선택된 파일들은 </w:t>
      </w:r>
      <w:r>
        <w:t>‘</w:t>
      </w:r>
      <w:r>
        <w:rPr>
          <w:rFonts w:hint="eastAsia"/>
        </w:rPr>
        <w:t>스테이지에 올라간 파일</w:t>
      </w:r>
      <w:r>
        <w:t>’</w:t>
      </w:r>
      <w:r>
        <w:rPr>
          <w:rFonts w:hint="eastAsia"/>
        </w:rPr>
        <w:t xml:space="preserve"> 윈도우에 표시된다.</w:t>
      </w:r>
    </w:p>
    <w:p w:rsidR="007A022E" w:rsidRDefault="007A022E" w:rsidP="007074BE">
      <w:r>
        <w:rPr>
          <w:noProof/>
        </w:rPr>
        <w:drawing>
          <wp:inline distT="0" distB="0" distL="0" distR="0">
            <wp:extent cx="4688941" cy="2926080"/>
            <wp:effectExtent l="0" t="0" r="0" b="762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688351" cy="2925712"/>
                    </a:xfrm>
                    <a:prstGeom prst="rect">
                      <a:avLst/>
                    </a:prstGeom>
                  </pic:spPr>
                </pic:pic>
              </a:graphicData>
            </a:graphic>
          </wp:inline>
        </w:drawing>
      </w:r>
    </w:p>
    <w:p w:rsidR="007A022E" w:rsidRDefault="007A022E" w:rsidP="007074BE">
      <w:r>
        <w:rPr>
          <w:noProof/>
        </w:rPr>
        <w:lastRenderedPageBreak/>
        <w:drawing>
          <wp:inline distT="0" distB="0" distL="0" distR="0">
            <wp:extent cx="4645152" cy="2593544"/>
            <wp:effectExtent l="0" t="0" r="317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642231" cy="2591913"/>
                    </a:xfrm>
                    <a:prstGeom prst="rect">
                      <a:avLst/>
                    </a:prstGeom>
                  </pic:spPr>
                </pic:pic>
              </a:graphicData>
            </a:graphic>
          </wp:inline>
        </w:drawing>
      </w:r>
    </w:p>
    <w:p w:rsidR="007A022E" w:rsidRDefault="007A022E" w:rsidP="007074BE">
      <w:r>
        <w:rPr>
          <w:rFonts w:hint="eastAsia"/>
        </w:rPr>
        <w:t xml:space="preserve">왼쪽 윈도우의 </w:t>
      </w:r>
      <w:r>
        <w:t>‘</w:t>
      </w:r>
      <w:r>
        <w:rPr>
          <w:rFonts w:hint="eastAsia"/>
        </w:rPr>
        <w:t>작업공간</w:t>
      </w:r>
      <w:r>
        <w:t>’</w:t>
      </w:r>
      <w:r>
        <w:rPr>
          <w:rFonts w:hint="eastAsia"/>
        </w:rPr>
        <w:t>을 선택한 후 오른쪽 마우스 클릭-&gt;</w:t>
      </w:r>
      <w:proofErr w:type="spellStart"/>
      <w:r>
        <w:rPr>
          <w:rFonts w:hint="eastAsia"/>
        </w:rPr>
        <w:t>커밋</w:t>
      </w:r>
      <w:proofErr w:type="spellEnd"/>
      <w:r>
        <w:rPr>
          <w:rFonts w:hint="eastAsia"/>
        </w:rPr>
        <w:t xml:space="preserve"> 메뉴를 선택하면 Local작업 공간의 파일을 Local 저장소에 </w:t>
      </w:r>
      <w:proofErr w:type="spellStart"/>
      <w:r>
        <w:rPr>
          <w:rFonts w:hint="eastAsia"/>
        </w:rPr>
        <w:t>커밋하게</w:t>
      </w:r>
      <w:proofErr w:type="spellEnd"/>
      <w:r>
        <w:rPr>
          <w:rFonts w:hint="eastAsia"/>
        </w:rPr>
        <w:t xml:space="preserve"> 된다. </w:t>
      </w:r>
      <w:r w:rsidR="00A26320">
        <w:rPr>
          <w:rFonts w:hint="eastAsia"/>
        </w:rPr>
        <w:t xml:space="preserve">Local 저장소에 </w:t>
      </w:r>
      <w:proofErr w:type="spellStart"/>
      <w:r w:rsidR="00A26320">
        <w:rPr>
          <w:rFonts w:hint="eastAsia"/>
        </w:rPr>
        <w:t>커밋</w:t>
      </w:r>
      <w:proofErr w:type="spellEnd"/>
      <w:r w:rsidR="00A26320">
        <w:rPr>
          <w:rFonts w:hint="eastAsia"/>
        </w:rPr>
        <w:t xml:space="preserve"> 후 master라는 메뉴가 생긴 것을 볼 수 있다.</w:t>
      </w:r>
    </w:p>
    <w:p w:rsidR="007A022E" w:rsidRDefault="007A022E" w:rsidP="007074BE">
      <w:r>
        <w:rPr>
          <w:noProof/>
        </w:rPr>
        <w:drawing>
          <wp:inline distT="0" distB="0" distL="0" distR="0">
            <wp:extent cx="5731510" cy="3024964"/>
            <wp:effectExtent l="0" t="0" r="2540" b="444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731510" cy="3024964"/>
                    </a:xfrm>
                    <a:prstGeom prst="rect">
                      <a:avLst/>
                    </a:prstGeom>
                  </pic:spPr>
                </pic:pic>
              </a:graphicData>
            </a:graphic>
          </wp:inline>
        </w:drawing>
      </w:r>
    </w:p>
    <w:p w:rsidR="007A022E" w:rsidRDefault="007A022E" w:rsidP="007074BE">
      <w:r>
        <w:rPr>
          <w:noProof/>
        </w:rPr>
        <w:lastRenderedPageBreak/>
        <w:drawing>
          <wp:inline distT="0" distB="0" distL="0" distR="0">
            <wp:extent cx="5731510" cy="3035986"/>
            <wp:effectExtent l="0" t="0" r="254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731510" cy="3035986"/>
                    </a:xfrm>
                    <a:prstGeom prst="rect">
                      <a:avLst/>
                    </a:prstGeom>
                  </pic:spPr>
                </pic:pic>
              </a:graphicData>
            </a:graphic>
          </wp:inline>
        </w:drawing>
      </w:r>
    </w:p>
    <w:p w:rsidR="00A26320" w:rsidRDefault="00A26320" w:rsidP="007074BE">
      <w:r>
        <w:rPr>
          <w:rFonts w:hint="eastAsia"/>
        </w:rPr>
        <w:t xml:space="preserve">왼쪽 윈도우에서 </w:t>
      </w:r>
      <w:r>
        <w:t>‘</w:t>
      </w:r>
      <w:r>
        <w:rPr>
          <w:rFonts w:hint="eastAsia"/>
        </w:rPr>
        <w:t>원격</w:t>
      </w:r>
      <w:r>
        <w:t>’</w:t>
      </w:r>
      <w:r>
        <w:rPr>
          <w:rFonts w:hint="eastAsia"/>
        </w:rPr>
        <w:t xml:space="preserve">을 선택 오른쪽 마우스 클릭 -&gt; 새 </w:t>
      </w:r>
      <w:proofErr w:type="gramStart"/>
      <w:r>
        <w:rPr>
          <w:rFonts w:hint="eastAsia"/>
        </w:rPr>
        <w:t>원격</w:t>
      </w:r>
      <w:r>
        <w:t>…</w:t>
      </w:r>
      <w:proofErr w:type="gramEnd"/>
      <w:r>
        <w:rPr>
          <w:rFonts w:hint="eastAsia"/>
        </w:rPr>
        <w:t xml:space="preserve"> 을 클릭하면 원격지 저장소를 설정하는 윈도우가 나온다.</w:t>
      </w:r>
    </w:p>
    <w:p w:rsidR="007A022E" w:rsidRDefault="00A26320" w:rsidP="007074BE">
      <w:r>
        <w:rPr>
          <w:noProof/>
        </w:rPr>
        <w:drawing>
          <wp:inline distT="0" distB="0" distL="0" distR="0">
            <wp:extent cx="5731510" cy="3304825"/>
            <wp:effectExtent l="0" t="0" r="254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731510" cy="3304825"/>
                    </a:xfrm>
                    <a:prstGeom prst="rect">
                      <a:avLst/>
                    </a:prstGeom>
                  </pic:spPr>
                </pic:pic>
              </a:graphicData>
            </a:graphic>
          </wp:inline>
        </w:drawing>
      </w:r>
    </w:p>
    <w:p w:rsidR="00A26320" w:rsidRDefault="00A26320" w:rsidP="007074BE">
      <w:r>
        <w:rPr>
          <w:rFonts w:hint="eastAsia"/>
        </w:rPr>
        <w:t>추가 버튼을 클릭한다.</w:t>
      </w:r>
    </w:p>
    <w:p w:rsidR="007A022E" w:rsidRDefault="00A26320" w:rsidP="007074BE">
      <w:pPr>
        <w:rPr>
          <w:b/>
        </w:rPr>
      </w:pPr>
      <w:r>
        <w:rPr>
          <w:noProof/>
        </w:rPr>
        <w:lastRenderedPageBreak/>
        <w:drawing>
          <wp:inline distT="0" distB="0" distL="0" distR="0">
            <wp:extent cx="5731510" cy="2965227"/>
            <wp:effectExtent l="0" t="0" r="2540" b="6985"/>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731510" cy="2965227"/>
                    </a:xfrm>
                    <a:prstGeom prst="rect">
                      <a:avLst/>
                    </a:prstGeom>
                  </pic:spPr>
                </pic:pic>
              </a:graphicData>
            </a:graphic>
          </wp:inline>
        </w:drawing>
      </w:r>
    </w:p>
    <w:p w:rsidR="00A26320" w:rsidRPr="00A26320" w:rsidRDefault="00A26320" w:rsidP="007074BE">
      <w:r w:rsidRPr="00A26320">
        <w:rPr>
          <w:rFonts w:hint="eastAsia"/>
        </w:rPr>
        <w:t xml:space="preserve">원격 이름은 </w:t>
      </w:r>
      <w:proofErr w:type="spellStart"/>
      <w:r w:rsidRPr="00A26320">
        <w:rPr>
          <w:rFonts w:hint="eastAsia"/>
        </w:rPr>
        <w:t>GitLab</w:t>
      </w:r>
      <w:proofErr w:type="spellEnd"/>
      <w:r w:rsidRPr="00A26320">
        <w:rPr>
          <w:rFonts w:hint="eastAsia"/>
        </w:rPr>
        <w:t xml:space="preserve">의 Project이름이다. 이 프로젝트 이름이 동일해야 한다. URL / 경로는 </w:t>
      </w:r>
      <w:proofErr w:type="spellStart"/>
      <w:r w:rsidRPr="00A26320">
        <w:rPr>
          <w:rFonts w:hint="eastAsia"/>
        </w:rPr>
        <w:t>GitLa</w:t>
      </w:r>
      <w:r>
        <w:rPr>
          <w:rFonts w:hint="eastAsia"/>
        </w:rPr>
        <w:t>b</w:t>
      </w:r>
      <w:proofErr w:type="spellEnd"/>
      <w:r>
        <w:rPr>
          <w:rFonts w:hint="eastAsia"/>
        </w:rPr>
        <w:t xml:space="preserve">의 Project 페이지의 왼쪽 메뉴에서 Project Setting을 선택하면 나오는 페이지에서 </w:t>
      </w:r>
      <w:r>
        <w:t>‘</w:t>
      </w:r>
      <w:r>
        <w:rPr>
          <w:rFonts w:hint="eastAsia"/>
        </w:rPr>
        <w:t>Rename repository</w:t>
      </w:r>
      <w:r>
        <w:t>’</w:t>
      </w:r>
      <w:r>
        <w:rPr>
          <w:rFonts w:hint="eastAsia"/>
        </w:rPr>
        <w:t xml:space="preserve"> 의 </w:t>
      </w:r>
      <w:r>
        <w:t>‘</w:t>
      </w:r>
      <w:r>
        <w:rPr>
          <w:rFonts w:hint="eastAsia"/>
        </w:rPr>
        <w:t>Path</w:t>
      </w:r>
      <w:r>
        <w:t>’</w:t>
      </w:r>
      <w:r>
        <w:rPr>
          <w:rFonts w:hint="eastAsia"/>
        </w:rPr>
        <w:t>를 복사하여 넣는다.</w:t>
      </w:r>
    </w:p>
    <w:p w:rsidR="007A022E" w:rsidRDefault="00A26320" w:rsidP="007074BE">
      <w:pPr>
        <w:rPr>
          <w:b/>
        </w:rPr>
      </w:pPr>
      <w:r>
        <w:rPr>
          <w:noProof/>
        </w:rPr>
        <w:drawing>
          <wp:inline distT="0" distB="0" distL="0" distR="0">
            <wp:extent cx="3884371" cy="3224156"/>
            <wp:effectExtent l="0" t="0" r="1905"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886382" cy="3225825"/>
                    </a:xfrm>
                    <a:prstGeom prst="rect">
                      <a:avLst/>
                    </a:prstGeom>
                  </pic:spPr>
                </pic:pic>
              </a:graphicData>
            </a:graphic>
          </wp:inline>
        </w:drawing>
      </w:r>
    </w:p>
    <w:p w:rsidR="00A26320" w:rsidRPr="00A26320" w:rsidRDefault="00A26320" w:rsidP="007074BE">
      <w:r w:rsidRPr="00A26320">
        <w:rPr>
          <w:rFonts w:hint="eastAsia"/>
        </w:rPr>
        <w:t>확인을 클릭하여 종료한다.</w:t>
      </w:r>
    </w:p>
    <w:p w:rsidR="00AE784D" w:rsidRDefault="00B5262C" w:rsidP="003644A4">
      <w:pPr>
        <w:pStyle w:val="2"/>
        <w:numPr>
          <w:ilvl w:val="1"/>
          <w:numId w:val="2"/>
        </w:numPr>
        <w:tabs>
          <w:tab w:val="left" w:pos="216"/>
          <w:tab w:val="left" w:pos="648"/>
          <w:tab w:val="left" w:pos="864"/>
        </w:tabs>
        <w:spacing w:before="240" w:after="60" w:line="240" w:lineRule="auto"/>
        <w:ind w:left="0" w:firstLine="0"/>
        <w:rPr>
          <w:rStyle w:val="af1"/>
        </w:rPr>
      </w:pPr>
      <w:bookmarkStart w:id="26" w:name="_Toc425787616"/>
      <w:proofErr w:type="gramStart"/>
      <w:r>
        <w:rPr>
          <w:rStyle w:val="af1"/>
          <w:rFonts w:hint="eastAsia"/>
        </w:rPr>
        <w:lastRenderedPageBreak/>
        <w:t>commit</w:t>
      </w:r>
      <w:proofErr w:type="gramEnd"/>
      <w:r>
        <w:rPr>
          <w:rStyle w:val="af1"/>
          <w:rFonts w:hint="eastAsia"/>
        </w:rPr>
        <w:t xml:space="preserve"> &amp; push</w:t>
      </w:r>
      <w:bookmarkEnd w:id="26"/>
    </w:p>
    <w:p w:rsidR="003644A4" w:rsidRPr="003644A4" w:rsidRDefault="003644A4" w:rsidP="003644A4">
      <w:proofErr w:type="spellStart"/>
      <w:r>
        <w:rPr>
          <w:rFonts w:hint="eastAsia"/>
        </w:rPr>
        <w:t>Git</w:t>
      </w:r>
      <w:proofErr w:type="spellEnd"/>
      <w:r>
        <w:rPr>
          <w:rFonts w:hint="eastAsia"/>
        </w:rPr>
        <w:t>은 SVN과 다르게 commit하기 전에 stage라는 한 단계를 더 거친다. commit하기 원하는 파일들을 stage를 거친 후 commit을 진행한다.</w:t>
      </w:r>
    </w:p>
    <w:p w:rsidR="00345E44" w:rsidRDefault="003644A4" w:rsidP="00AE784D">
      <w:pPr>
        <w:spacing w:line="240" w:lineRule="auto"/>
        <w:rPr>
          <w:rFonts w:eastAsiaTheme="minorHAnsi"/>
          <w:szCs w:val="20"/>
        </w:rPr>
      </w:pPr>
      <w:r>
        <w:rPr>
          <w:noProof/>
        </w:rPr>
        <w:drawing>
          <wp:inline distT="0" distB="0" distL="0" distR="0">
            <wp:extent cx="5731510" cy="2937399"/>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731510" cy="2937399"/>
                    </a:xfrm>
                    <a:prstGeom prst="rect">
                      <a:avLst/>
                    </a:prstGeom>
                  </pic:spPr>
                </pic:pic>
              </a:graphicData>
            </a:graphic>
          </wp:inline>
        </w:drawing>
      </w:r>
    </w:p>
    <w:p w:rsidR="003644A4" w:rsidRDefault="003644A4" w:rsidP="00AE784D">
      <w:pPr>
        <w:spacing w:line="240" w:lineRule="auto"/>
        <w:rPr>
          <w:rFonts w:eastAsiaTheme="minorHAnsi"/>
          <w:szCs w:val="20"/>
        </w:rPr>
      </w:pPr>
      <w:r>
        <w:rPr>
          <w:noProof/>
        </w:rPr>
        <w:drawing>
          <wp:inline distT="0" distB="0" distL="0" distR="0">
            <wp:extent cx="5731510" cy="2937399"/>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731510" cy="2937399"/>
                    </a:xfrm>
                    <a:prstGeom prst="rect">
                      <a:avLst/>
                    </a:prstGeom>
                  </pic:spPr>
                </pic:pic>
              </a:graphicData>
            </a:graphic>
          </wp:inline>
        </w:drawing>
      </w:r>
    </w:p>
    <w:p w:rsidR="003644A4" w:rsidRDefault="003644A4" w:rsidP="00AE784D">
      <w:pPr>
        <w:spacing w:line="240" w:lineRule="auto"/>
        <w:rPr>
          <w:rFonts w:eastAsiaTheme="minorHAnsi"/>
          <w:szCs w:val="20"/>
        </w:rPr>
      </w:pPr>
      <w:r>
        <w:rPr>
          <w:noProof/>
        </w:rPr>
        <w:lastRenderedPageBreak/>
        <w:drawing>
          <wp:inline distT="0" distB="0" distL="0" distR="0">
            <wp:extent cx="5731510" cy="2937399"/>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731510" cy="2937399"/>
                    </a:xfrm>
                    <a:prstGeom prst="rect">
                      <a:avLst/>
                    </a:prstGeom>
                  </pic:spPr>
                </pic:pic>
              </a:graphicData>
            </a:graphic>
          </wp:inline>
        </w:drawing>
      </w:r>
    </w:p>
    <w:p w:rsidR="003644A4" w:rsidRDefault="003644A4" w:rsidP="00AE784D">
      <w:pPr>
        <w:spacing w:line="240" w:lineRule="auto"/>
        <w:rPr>
          <w:rFonts w:eastAsiaTheme="minorHAnsi"/>
          <w:szCs w:val="20"/>
        </w:rPr>
      </w:pPr>
      <w:r>
        <w:rPr>
          <w:rFonts w:eastAsiaTheme="minorHAnsi" w:hint="eastAsia"/>
          <w:szCs w:val="20"/>
        </w:rPr>
        <w:t xml:space="preserve">commit 할 때 </w:t>
      </w:r>
      <w:r>
        <w:rPr>
          <w:rFonts w:eastAsiaTheme="minorHAnsi"/>
          <w:szCs w:val="20"/>
        </w:rPr>
        <w:t>‘</w:t>
      </w:r>
      <w:r>
        <w:rPr>
          <w:rFonts w:eastAsiaTheme="minorHAnsi" w:hint="eastAsia"/>
          <w:szCs w:val="20"/>
        </w:rPr>
        <w:t xml:space="preserve">origin/master에 바뀐 내용 즉시 </w:t>
      </w:r>
      <w:proofErr w:type="spellStart"/>
      <w:r>
        <w:rPr>
          <w:rFonts w:eastAsiaTheme="minorHAnsi" w:hint="eastAsia"/>
          <w:szCs w:val="20"/>
        </w:rPr>
        <w:t>푸쉬</w:t>
      </w:r>
      <w:proofErr w:type="spellEnd"/>
      <w:r>
        <w:rPr>
          <w:rFonts w:eastAsiaTheme="minorHAnsi"/>
          <w:szCs w:val="20"/>
        </w:rPr>
        <w:t>’</w:t>
      </w:r>
      <w:r>
        <w:rPr>
          <w:rFonts w:eastAsiaTheme="minorHAnsi" w:hint="eastAsia"/>
          <w:szCs w:val="20"/>
        </w:rPr>
        <w:t xml:space="preserve"> 를 선택하면 </w:t>
      </w:r>
      <w:r w:rsidR="00322C29">
        <w:rPr>
          <w:rFonts w:eastAsiaTheme="minorHAnsi" w:hint="eastAsia"/>
          <w:szCs w:val="20"/>
        </w:rPr>
        <w:t>commit과 동시에 원격지 Repository에 push한다.</w:t>
      </w:r>
    </w:p>
    <w:p w:rsidR="003644A4" w:rsidRDefault="003644A4" w:rsidP="00AE784D">
      <w:pPr>
        <w:spacing w:line="240" w:lineRule="auto"/>
        <w:rPr>
          <w:rFonts w:eastAsiaTheme="minorHAnsi"/>
          <w:szCs w:val="20"/>
        </w:rPr>
      </w:pPr>
      <w:r>
        <w:rPr>
          <w:noProof/>
        </w:rPr>
        <w:drawing>
          <wp:inline distT="0" distB="0" distL="0" distR="0">
            <wp:extent cx="5731510" cy="2937399"/>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731510" cy="2937399"/>
                    </a:xfrm>
                    <a:prstGeom prst="rect">
                      <a:avLst/>
                    </a:prstGeom>
                  </pic:spPr>
                </pic:pic>
              </a:graphicData>
            </a:graphic>
          </wp:inline>
        </w:drawing>
      </w:r>
    </w:p>
    <w:p w:rsidR="00322C29" w:rsidRDefault="00322C29" w:rsidP="00AE784D">
      <w:pPr>
        <w:spacing w:line="240" w:lineRule="auto"/>
        <w:rPr>
          <w:rFonts w:eastAsiaTheme="minorHAnsi"/>
          <w:szCs w:val="20"/>
        </w:rPr>
      </w:pPr>
      <w:r>
        <w:rPr>
          <w:rFonts w:eastAsiaTheme="minorHAnsi" w:hint="eastAsia"/>
          <w:szCs w:val="20"/>
        </w:rPr>
        <w:t>master에</w:t>
      </w:r>
      <w:r>
        <w:rPr>
          <w:rFonts w:eastAsiaTheme="minorHAnsi"/>
          <w:szCs w:val="20"/>
        </w:rPr>
        <w:t>서</w:t>
      </w:r>
      <w:r>
        <w:rPr>
          <w:rFonts w:eastAsiaTheme="minorHAnsi" w:hint="eastAsia"/>
          <w:szCs w:val="20"/>
        </w:rPr>
        <w:t xml:space="preserve"> 마우스 오른쪽 버튼을 클릭 후 push를 클릭한다. </w:t>
      </w:r>
    </w:p>
    <w:p w:rsidR="003644A4" w:rsidRDefault="003644A4" w:rsidP="00AE784D">
      <w:pPr>
        <w:spacing w:line="240" w:lineRule="auto"/>
        <w:rPr>
          <w:rFonts w:eastAsiaTheme="minorHAnsi"/>
          <w:szCs w:val="20"/>
        </w:rPr>
      </w:pPr>
      <w:r>
        <w:rPr>
          <w:noProof/>
        </w:rPr>
        <w:lastRenderedPageBreak/>
        <w:drawing>
          <wp:inline distT="0" distB="0" distL="0" distR="0">
            <wp:extent cx="3763348" cy="3130905"/>
            <wp:effectExtent l="0" t="0" r="889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3764750" cy="3132071"/>
                    </a:xfrm>
                    <a:prstGeom prst="rect">
                      <a:avLst/>
                    </a:prstGeom>
                  </pic:spPr>
                </pic:pic>
              </a:graphicData>
            </a:graphic>
          </wp:inline>
        </w:drawing>
      </w:r>
    </w:p>
    <w:p w:rsidR="00322C29" w:rsidRDefault="00322C29" w:rsidP="00AE784D">
      <w:pPr>
        <w:spacing w:line="240" w:lineRule="auto"/>
        <w:rPr>
          <w:rFonts w:eastAsiaTheme="minorHAnsi"/>
          <w:szCs w:val="20"/>
        </w:rPr>
      </w:pPr>
      <w:r>
        <w:rPr>
          <w:rFonts w:eastAsiaTheme="minorHAnsi" w:hint="eastAsia"/>
          <w:szCs w:val="20"/>
        </w:rPr>
        <w:t>확인을 클릭하면 원격지 Repository로 push한다.</w:t>
      </w:r>
    </w:p>
    <w:p w:rsidR="00322C29" w:rsidRPr="00AE784D" w:rsidRDefault="00322C29" w:rsidP="00AE784D">
      <w:pPr>
        <w:spacing w:line="240" w:lineRule="auto"/>
        <w:rPr>
          <w:rFonts w:eastAsiaTheme="minorHAnsi"/>
          <w:szCs w:val="20"/>
        </w:rPr>
      </w:pPr>
    </w:p>
    <w:p w:rsidR="00177DFE" w:rsidRDefault="00B5262C" w:rsidP="00B14991">
      <w:pPr>
        <w:pStyle w:val="2"/>
        <w:numPr>
          <w:ilvl w:val="1"/>
          <w:numId w:val="2"/>
        </w:numPr>
        <w:tabs>
          <w:tab w:val="left" w:pos="216"/>
          <w:tab w:val="left" w:pos="648"/>
          <w:tab w:val="left" w:pos="864"/>
        </w:tabs>
        <w:spacing w:before="240" w:after="60" w:line="240" w:lineRule="auto"/>
        <w:ind w:left="0" w:firstLine="0"/>
        <w:rPr>
          <w:rStyle w:val="af1"/>
        </w:rPr>
      </w:pPr>
      <w:bookmarkStart w:id="27" w:name="_Toc425787617"/>
      <w:proofErr w:type="gramStart"/>
      <w:r>
        <w:rPr>
          <w:rStyle w:val="af1"/>
          <w:rFonts w:hint="eastAsia"/>
        </w:rPr>
        <w:t>pull</w:t>
      </w:r>
      <w:proofErr w:type="gramEnd"/>
      <w:r>
        <w:rPr>
          <w:rStyle w:val="af1"/>
          <w:rFonts w:hint="eastAsia"/>
        </w:rPr>
        <w:t xml:space="preserve"> &amp; merge</w:t>
      </w:r>
      <w:bookmarkEnd w:id="27"/>
    </w:p>
    <w:p w:rsidR="004D6887" w:rsidRPr="004D6887" w:rsidRDefault="004D6887" w:rsidP="004D6887">
      <w:pPr>
        <w:shd w:val="clear" w:color="auto" w:fill="FFFFFF"/>
        <w:spacing w:after="0"/>
        <w:jc w:val="left"/>
        <w:rPr>
          <w:rFonts w:eastAsiaTheme="minorHAnsi" w:cs="Tahoma"/>
          <w:color w:val="000000"/>
          <w:szCs w:val="20"/>
        </w:rPr>
      </w:pPr>
      <w:proofErr w:type="spellStart"/>
      <w:r w:rsidRPr="004D6887">
        <w:rPr>
          <w:rFonts w:eastAsiaTheme="minorHAnsi" w:cs="Tahoma"/>
          <w:color w:val="000000"/>
          <w:szCs w:val="20"/>
        </w:rPr>
        <w:t>Git</w:t>
      </w:r>
      <w:proofErr w:type="spellEnd"/>
      <w:r w:rsidRPr="004D6887">
        <w:rPr>
          <w:rFonts w:eastAsiaTheme="minorHAnsi" w:cs="Tahoma"/>
          <w:color w:val="000000"/>
          <w:szCs w:val="20"/>
        </w:rPr>
        <w:t xml:space="preserve">에는 Fetch와 Pull이 있다. 이 </w:t>
      </w:r>
      <w:r>
        <w:rPr>
          <w:rFonts w:eastAsiaTheme="minorHAnsi" w:cs="Tahoma"/>
          <w:color w:val="000000"/>
          <w:szCs w:val="20"/>
        </w:rPr>
        <w:t>둘</w:t>
      </w:r>
      <w:r>
        <w:rPr>
          <w:rFonts w:eastAsiaTheme="minorHAnsi" w:cs="Tahoma" w:hint="eastAsia"/>
          <w:color w:val="000000"/>
          <w:szCs w:val="20"/>
        </w:rPr>
        <w:t>의</w:t>
      </w:r>
      <w:r w:rsidRPr="004D6887">
        <w:rPr>
          <w:rFonts w:eastAsiaTheme="minorHAnsi" w:cs="Tahoma"/>
          <w:color w:val="000000"/>
          <w:szCs w:val="20"/>
        </w:rPr>
        <w:t xml:space="preserve"> 공식 설명은 Fetch는 원격서버의 정보를 가져오지만 merge를 하지 않고, Pull은 정보를 가져와서 merge를 한다 라고 되어 있다.</w:t>
      </w:r>
    </w:p>
    <w:p w:rsidR="00AE784D" w:rsidRDefault="004D6887" w:rsidP="004D6887">
      <w:pPr>
        <w:shd w:val="clear" w:color="auto" w:fill="FFFFFF"/>
        <w:spacing w:after="0"/>
        <w:jc w:val="left"/>
        <w:rPr>
          <w:rFonts w:eastAsiaTheme="minorHAnsi" w:cs="Tahoma"/>
          <w:color w:val="000000"/>
          <w:szCs w:val="20"/>
        </w:rPr>
      </w:pPr>
      <w:r>
        <w:rPr>
          <w:rFonts w:eastAsiaTheme="minorHAnsi" w:cs="Tahoma" w:hint="eastAsia"/>
          <w:color w:val="000000"/>
          <w:szCs w:val="20"/>
        </w:rPr>
        <w:t xml:space="preserve">즉 </w:t>
      </w:r>
      <w:r w:rsidRPr="004D6887">
        <w:rPr>
          <w:rFonts w:eastAsiaTheme="minorHAnsi" w:cs="Tahoma"/>
          <w:color w:val="000000"/>
          <w:szCs w:val="20"/>
        </w:rPr>
        <w:t xml:space="preserve">Fetch는 원격서버의 정보를 </w:t>
      </w:r>
      <w:proofErr w:type="spellStart"/>
      <w:r w:rsidRPr="004D6887">
        <w:rPr>
          <w:rFonts w:eastAsiaTheme="minorHAnsi" w:cs="Tahoma"/>
          <w:color w:val="000000"/>
          <w:szCs w:val="20"/>
        </w:rPr>
        <w:t>새로고침</w:t>
      </w:r>
      <w:proofErr w:type="spellEnd"/>
      <w:r w:rsidRPr="004D6887">
        <w:rPr>
          <w:rFonts w:eastAsiaTheme="minorHAnsi" w:cs="Tahoma"/>
          <w:color w:val="000000"/>
          <w:szCs w:val="20"/>
        </w:rPr>
        <w:t xml:space="preserve"> 하는 것이고 Pull은 원격서버 정보를 로컬에 반영하는 것</w:t>
      </w:r>
      <w:r>
        <w:rPr>
          <w:rFonts w:eastAsiaTheme="minorHAnsi" w:cs="Tahoma" w:hint="eastAsia"/>
          <w:color w:val="000000"/>
          <w:szCs w:val="20"/>
        </w:rPr>
        <w:t>이</w:t>
      </w:r>
      <w:r w:rsidRPr="004D6887">
        <w:rPr>
          <w:rFonts w:eastAsiaTheme="minorHAnsi" w:cs="Tahoma"/>
          <w:color w:val="000000"/>
          <w:szCs w:val="20"/>
        </w:rPr>
        <w:t>다.</w:t>
      </w:r>
    </w:p>
    <w:p w:rsidR="004D6887" w:rsidRPr="00AE784D" w:rsidRDefault="004D6887" w:rsidP="004D6887">
      <w:pPr>
        <w:shd w:val="clear" w:color="auto" w:fill="FFFFFF"/>
        <w:spacing w:after="0"/>
        <w:jc w:val="left"/>
        <w:rPr>
          <w:rFonts w:eastAsiaTheme="minorHAnsi" w:cs="Tahoma"/>
          <w:color w:val="000000"/>
          <w:szCs w:val="20"/>
        </w:rPr>
      </w:pPr>
      <w:r>
        <w:rPr>
          <w:rFonts w:eastAsiaTheme="minorHAnsi" w:cs="Tahoma" w:hint="eastAsia"/>
          <w:color w:val="000000"/>
          <w:szCs w:val="20"/>
        </w:rPr>
        <w:t xml:space="preserve">원격지 Repository에 변화가 생기면 Tool bar의 </w:t>
      </w:r>
      <w:r>
        <w:rPr>
          <w:rFonts w:eastAsiaTheme="minorHAnsi" w:cs="Tahoma"/>
          <w:color w:val="000000"/>
          <w:szCs w:val="20"/>
        </w:rPr>
        <w:t>‘</w:t>
      </w:r>
      <w:r>
        <w:rPr>
          <w:rFonts w:eastAsiaTheme="minorHAnsi" w:cs="Tahoma" w:hint="eastAsia"/>
          <w:color w:val="000000"/>
          <w:szCs w:val="20"/>
        </w:rPr>
        <w:t>Pull</w:t>
      </w:r>
      <w:r>
        <w:rPr>
          <w:rFonts w:eastAsiaTheme="minorHAnsi" w:cs="Tahoma"/>
          <w:color w:val="000000"/>
          <w:szCs w:val="20"/>
        </w:rPr>
        <w:t>’</w:t>
      </w:r>
      <w:r>
        <w:rPr>
          <w:rFonts w:eastAsiaTheme="minorHAnsi" w:cs="Tahoma" w:hint="eastAsia"/>
          <w:color w:val="000000"/>
          <w:szCs w:val="20"/>
        </w:rPr>
        <w:t xml:space="preserve"> 아이콘에 </w:t>
      </w:r>
      <w:r w:rsidR="00B36812">
        <w:rPr>
          <w:rFonts w:eastAsiaTheme="minorHAnsi" w:cs="Tahoma" w:hint="eastAsia"/>
          <w:color w:val="000000"/>
          <w:szCs w:val="20"/>
        </w:rPr>
        <w:t xml:space="preserve">명시된다. </w:t>
      </w:r>
      <w:r w:rsidR="00B36812">
        <w:rPr>
          <w:rFonts w:eastAsiaTheme="minorHAnsi" w:cs="Tahoma"/>
          <w:color w:val="000000"/>
          <w:szCs w:val="20"/>
        </w:rPr>
        <w:t>M</w:t>
      </w:r>
      <w:r w:rsidR="00B36812">
        <w:rPr>
          <w:rFonts w:eastAsiaTheme="minorHAnsi" w:cs="Tahoma" w:hint="eastAsia"/>
          <w:color w:val="000000"/>
          <w:szCs w:val="20"/>
        </w:rPr>
        <w:t>aster, Local Repository가 원격지 Repository보다 3개 뒤로 차이점이 있다는 뜻이다</w:t>
      </w:r>
      <w:proofErr w:type="gramStart"/>
      <w:r w:rsidR="00B36812">
        <w:rPr>
          <w:rFonts w:eastAsiaTheme="minorHAnsi" w:cs="Tahoma" w:hint="eastAsia"/>
          <w:color w:val="000000"/>
          <w:szCs w:val="20"/>
        </w:rPr>
        <w:t>.(</w:t>
      </w:r>
      <w:proofErr w:type="gramEnd"/>
      <w:r w:rsidR="00B36812">
        <w:rPr>
          <w:rFonts w:eastAsiaTheme="minorHAnsi" w:cs="Tahoma" w:hint="eastAsia"/>
          <w:color w:val="000000"/>
          <w:szCs w:val="20"/>
        </w:rPr>
        <w:t>화살표가 아래로 향해 있다)</w:t>
      </w:r>
    </w:p>
    <w:p w:rsidR="000512D7" w:rsidRDefault="004D6887" w:rsidP="00B1307D">
      <w:pPr>
        <w:spacing w:line="240" w:lineRule="auto"/>
        <w:rPr>
          <w:rFonts w:asciiTheme="minorEastAsia" w:hAnsiTheme="minorEastAsia"/>
        </w:rPr>
      </w:pPr>
      <w:r>
        <w:rPr>
          <w:noProof/>
        </w:rPr>
        <w:lastRenderedPageBreak/>
        <w:drawing>
          <wp:inline distT="0" distB="0" distL="0" distR="0">
            <wp:extent cx="5731510" cy="2937399"/>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731510" cy="2937399"/>
                    </a:xfrm>
                    <a:prstGeom prst="rect">
                      <a:avLst/>
                    </a:prstGeom>
                  </pic:spPr>
                </pic:pic>
              </a:graphicData>
            </a:graphic>
          </wp:inline>
        </w:drawing>
      </w:r>
    </w:p>
    <w:p w:rsidR="00B36812" w:rsidRDefault="00B36812" w:rsidP="00B1307D">
      <w:pPr>
        <w:spacing w:line="240" w:lineRule="auto"/>
        <w:rPr>
          <w:rFonts w:asciiTheme="minorEastAsia" w:hAnsiTheme="minorEastAsia"/>
        </w:rPr>
      </w:pPr>
      <w:r>
        <w:rPr>
          <w:rFonts w:asciiTheme="minorEastAsia" w:hAnsiTheme="minorEastAsia"/>
        </w:rPr>
        <w:t>‘</w:t>
      </w:r>
      <w:r>
        <w:rPr>
          <w:rFonts w:asciiTheme="minorEastAsia" w:hAnsiTheme="minorEastAsia" w:hint="eastAsia"/>
        </w:rPr>
        <w:t>Pull</w:t>
      </w:r>
      <w:r>
        <w:rPr>
          <w:rFonts w:asciiTheme="minorEastAsia" w:hAnsiTheme="minorEastAsia"/>
        </w:rPr>
        <w:t>’</w:t>
      </w:r>
      <w:r>
        <w:rPr>
          <w:rFonts w:asciiTheme="minorEastAsia" w:hAnsiTheme="minorEastAsia" w:hint="eastAsia"/>
        </w:rPr>
        <w:t xml:space="preserve"> 버튼을 클릭 한 후 Pull </w:t>
      </w:r>
      <w:proofErr w:type="gramStart"/>
      <w:r>
        <w:rPr>
          <w:rFonts w:asciiTheme="minorEastAsia" w:hAnsiTheme="minorEastAsia" w:hint="eastAsia"/>
        </w:rPr>
        <w:t>윈도우에서  확인</w:t>
      </w:r>
      <w:proofErr w:type="gramEnd"/>
      <w:r>
        <w:rPr>
          <w:rFonts w:asciiTheme="minorEastAsia" w:hAnsiTheme="minorEastAsia" w:hint="eastAsia"/>
        </w:rPr>
        <w:t xml:space="preserve"> 버튼을 클릭한다.</w:t>
      </w:r>
    </w:p>
    <w:p w:rsidR="004D6887" w:rsidRDefault="004D6887" w:rsidP="00B1307D">
      <w:pPr>
        <w:spacing w:line="240" w:lineRule="auto"/>
        <w:rPr>
          <w:rFonts w:asciiTheme="minorEastAsia" w:hAnsiTheme="minorEastAsia"/>
        </w:rPr>
      </w:pPr>
      <w:r>
        <w:rPr>
          <w:noProof/>
        </w:rPr>
        <w:drawing>
          <wp:inline distT="0" distB="0" distL="0" distR="0">
            <wp:extent cx="5731510" cy="2194017"/>
            <wp:effectExtent l="0" t="0" r="254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731510" cy="2194017"/>
                    </a:xfrm>
                    <a:prstGeom prst="rect">
                      <a:avLst/>
                    </a:prstGeom>
                  </pic:spPr>
                </pic:pic>
              </a:graphicData>
            </a:graphic>
          </wp:inline>
        </w:drawing>
      </w:r>
    </w:p>
    <w:p w:rsidR="00B36812" w:rsidRDefault="00B36812" w:rsidP="00B1307D">
      <w:pPr>
        <w:spacing w:line="240" w:lineRule="auto"/>
        <w:rPr>
          <w:rFonts w:asciiTheme="minorEastAsia" w:hAnsiTheme="minorEastAsia"/>
        </w:rPr>
      </w:pPr>
      <w:r>
        <w:rPr>
          <w:rFonts w:asciiTheme="minorEastAsia" w:hAnsiTheme="minorEastAsia" w:hint="eastAsia"/>
        </w:rPr>
        <w:t>원격지 Repository와 Local Repository가 Merge 된 것을 알 수 있다.</w:t>
      </w:r>
    </w:p>
    <w:p w:rsidR="004D6887" w:rsidRDefault="004D6887" w:rsidP="00B1307D">
      <w:pPr>
        <w:spacing w:line="240" w:lineRule="auto"/>
        <w:rPr>
          <w:rFonts w:asciiTheme="minorEastAsia" w:hAnsiTheme="minorEastAsia"/>
        </w:rPr>
      </w:pPr>
      <w:r>
        <w:rPr>
          <w:noProof/>
        </w:rPr>
        <w:lastRenderedPageBreak/>
        <w:drawing>
          <wp:inline distT="0" distB="0" distL="0" distR="0">
            <wp:extent cx="5731510" cy="2937399"/>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731510" cy="2937399"/>
                    </a:xfrm>
                    <a:prstGeom prst="rect">
                      <a:avLst/>
                    </a:prstGeom>
                  </pic:spPr>
                </pic:pic>
              </a:graphicData>
            </a:graphic>
          </wp:inline>
        </w:drawing>
      </w:r>
    </w:p>
    <w:p w:rsidR="00B36812" w:rsidRPr="00B36812" w:rsidRDefault="00B36812" w:rsidP="00B36812">
      <w:pPr>
        <w:pStyle w:val="af0"/>
        <w:numPr>
          <w:ilvl w:val="0"/>
          <w:numId w:val="65"/>
        </w:numPr>
        <w:ind w:leftChars="0"/>
        <w:rPr>
          <w:rFonts w:asciiTheme="minorEastAsia" w:hAnsiTheme="minorEastAsia"/>
        </w:rPr>
      </w:pPr>
      <w:proofErr w:type="spellStart"/>
      <w:proofErr w:type="gramStart"/>
      <w:r w:rsidRPr="00B36812">
        <w:rPr>
          <w:rFonts w:asciiTheme="minorEastAsia" w:hAnsiTheme="minorEastAsia" w:hint="eastAsia"/>
        </w:rPr>
        <w:t>주의사</w:t>
      </w:r>
      <w:proofErr w:type="spellEnd"/>
      <w:r>
        <w:rPr>
          <w:rFonts w:asciiTheme="minorEastAsia" w:hAnsiTheme="minorEastAsia" w:hint="eastAsia"/>
          <w:lang w:eastAsia="ko-KR"/>
        </w:rPr>
        <w:t>항 :</w:t>
      </w:r>
      <w:proofErr w:type="gramEnd"/>
      <w:r>
        <w:rPr>
          <w:rFonts w:asciiTheme="minorEastAsia" w:hAnsiTheme="minorEastAsia" w:hint="eastAsia"/>
          <w:lang w:eastAsia="ko-KR"/>
        </w:rPr>
        <w:t xml:space="preserve"> Local Repository를 Push하기 전에 항상 Pull 진행해서 Local과 원격지 Repository의 Merge를 먼저 수행해야 한다.</w:t>
      </w:r>
    </w:p>
    <w:p w:rsidR="004D6887" w:rsidRDefault="004D6887" w:rsidP="00B1307D">
      <w:pPr>
        <w:spacing w:line="240" w:lineRule="auto"/>
        <w:rPr>
          <w:rFonts w:asciiTheme="minorEastAsia" w:hAnsiTheme="minorEastAsia"/>
        </w:rPr>
      </w:pPr>
    </w:p>
    <w:p w:rsidR="006E0151" w:rsidRPr="004579BF" w:rsidRDefault="004579BF" w:rsidP="004579BF">
      <w:pPr>
        <w:pStyle w:val="2"/>
        <w:numPr>
          <w:ilvl w:val="1"/>
          <w:numId w:val="2"/>
        </w:numPr>
        <w:tabs>
          <w:tab w:val="left" w:pos="216"/>
          <w:tab w:val="left" w:pos="648"/>
          <w:tab w:val="left" w:pos="864"/>
        </w:tabs>
        <w:spacing w:before="240" w:after="60" w:line="240" w:lineRule="auto"/>
        <w:ind w:left="0" w:firstLine="0"/>
        <w:rPr>
          <w:b/>
          <w:bCs/>
        </w:rPr>
      </w:pPr>
      <w:bookmarkStart w:id="28" w:name="_Toc425787618"/>
      <w:r>
        <w:rPr>
          <w:rFonts w:hint="eastAsia"/>
          <w:b/>
          <w:bCs/>
        </w:rPr>
        <w:t>충돌 (Conflict)</w:t>
      </w:r>
      <w:bookmarkEnd w:id="28"/>
    </w:p>
    <w:p w:rsidR="00B36812" w:rsidRPr="00B36812" w:rsidRDefault="004579BF" w:rsidP="00B36812">
      <w:pPr>
        <w:pStyle w:val="af0"/>
        <w:numPr>
          <w:ilvl w:val="0"/>
          <w:numId w:val="60"/>
        </w:numPr>
        <w:shd w:val="clear" w:color="auto" w:fill="FFFFFF"/>
        <w:spacing w:after="0"/>
        <w:ind w:leftChars="0"/>
        <w:jc w:val="left"/>
        <w:rPr>
          <w:rFonts w:eastAsiaTheme="minorHAnsi" w:cs="Tahoma"/>
          <w:color w:val="000000"/>
          <w:lang w:eastAsia="ko-KR"/>
        </w:rPr>
      </w:pPr>
      <w:r w:rsidRPr="004579BF">
        <w:rPr>
          <w:rFonts w:eastAsiaTheme="minorHAnsi" w:cs="Courier New"/>
          <w:color w:val="000000"/>
          <w:lang w:eastAsia="ko-KR"/>
        </w:rPr>
        <w:t>충돌</w:t>
      </w:r>
      <w:r w:rsidRPr="004579BF">
        <w:rPr>
          <w:rFonts w:eastAsiaTheme="minorHAnsi" w:cs="Courier New"/>
          <w:color w:val="000000"/>
          <w:lang w:eastAsia="ko-KR"/>
        </w:rPr>
        <w:t>:</w:t>
      </w:r>
      <w:r w:rsidRPr="004579BF">
        <w:rPr>
          <w:rFonts w:eastAsiaTheme="minorHAnsi" w:cs="Tahoma"/>
          <w:color w:val="000000"/>
          <w:lang w:eastAsia="ko-KR"/>
        </w:rPr>
        <w:t> </w:t>
      </w:r>
      <w:r w:rsidRPr="004579BF">
        <w:rPr>
          <w:rFonts w:eastAsiaTheme="minorHAnsi" w:cs="Courier New"/>
          <w:color w:val="000000"/>
          <w:lang w:eastAsia="ko-KR"/>
        </w:rPr>
        <w:t>업데이트</w:t>
      </w:r>
      <w:r w:rsidRPr="004579BF">
        <w:rPr>
          <w:rFonts w:eastAsiaTheme="minorHAnsi" w:cs="Courier New"/>
          <w:color w:val="000000"/>
          <w:lang w:eastAsia="ko-KR"/>
        </w:rPr>
        <w:t xml:space="preserve"> </w:t>
      </w:r>
      <w:r w:rsidRPr="004579BF">
        <w:rPr>
          <w:rFonts w:eastAsiaTheme="minorHAnsi" w:cs="Courier New"/>
          <w:color w:val="000000"/>
          <w:lang w:eastAsia="ko-KR"/>
        </w:rPr>
        <w:t>과정에서</w:t>
      </w:r>
      <w:r w:rsidRPr="004579BF">
        <w:rPr>
          <w:rFonts w:eastAsiaTheme="minorHAnsi" w:cs="Courier New"/>
          <w:color w:val="000000"/>
          <w:lang w:eastAsia="ko-KR"/>
        </w:rPr>
        <w:t xml:space="preserve"> </w:t>
      </w:r>
      <w:r w:rsidRPr="004579BF">
        <w:rPr>
          <w:rFonts w:eastAsiaTheme="minorHAnsi" w:cs="Courier New"/>
          <w:color w:val="000000"/>
          <w:lang w:eastAsia="ko-KR"/>
        </w:rPr>
        <w:t>작업중인</w:t>
      </w:r>
      <w:r w:rsidRPr="004579BF">
        <w:rPr>
          <w:rFonts w:eastAsiaTheme="minorHAnsi" w:cs="Courier New"/>
          <w:color w:val="000000"/>
          <w:lang w:eastAsia="ko-KR"/>
        </w:rPr>
        <w:t xml:space="preserve"> </w:t>
      </w:r>
      <w:r w:rsidRPr="004579BF">
        <w:rPr>
          <w:rFonts w:eastAsiaTheme="minorHAnsi" w:cs="Courier New"/>
          <w:color w:val="000000"/>
          <w:lang w:eastAsia="ko-KR"/>
        </w:rPr>
        <w:t>파일이</w:t>
      </w:r>
      <w:r w:rsidRPr="004579BF">
        <w:rPr>
          <w:rFonts w:eastAsiaTheme="minorHAnsi" w:cs="Courier New"/>
          <w:color w:val="000000"/>
          <w:lang w:eastAsia="ko-KR"/>
        </w:rPr>
        <w:t xml:space="preserve"> </w:t>
      </w:r>
      <w:r w:rsidRPr="004579BF">
        <w:rPr>
          <w:rFonts w:eastAsiaTheme="minorHAnsi" w:cs="Courier New"/>
          <w:color w:val="000000"/>
          <w:lang w:eastAsia="ko-KR"/>
        </w:rPr>
        <w:t>저장소에서도</w:t>
      </w:r>
      <w:r w:rsidRPr="004579BF">
        <w:rPr>
          <w:rFonts w:eastAsiaTheme="minorHAnsi" w:cs="Courier New"/>
          <w:color w:val="000000"/>
          <w:lang w:eastAsia="ko-KR"/>
        </w:rPr>
        <w:t xml:space="preserve"> </w:t>
      </w:r>
      <w:r w:rsidRPr="004579BF">
        <w:rPr>
          <w:rFonts w:eastAsiaTheme="minorHAnsi" w:cs="Courier New"/>
          <w:color w:val="000000"/>
          <w:lang w:eastAsia="ko-KR"/>
        </w:rPr>
        <w:t>수정되어</w:t>
      </w:r>
      <w:r w:rsidRPr="004579BF">
        <w:rPr>
          <w:rFonts w:eastAsiaTheme="minorHAnsi" w:cs="Courier New"/>
          <w:color w:val="000000"/>
          <w:lang w:eastAsia="ko-KR"/>
        </w:rPr>
        <w:t xml:space="preserve"> </w:t>
      </w:r>
      <w:r w:rsidRPr="004579BF">
        <w:rPr>
          <w:rFonts w:eastAsiaTheme="minorHAnsi" w:cs="Courier New"/>
          <w:color w:val="000000"/>
          <w:lang w:eastAsia="ko-KR"/>
        </w:rPr>
        <w:t>충돌이</w:t>
      </w:r>
      <w:r w:rsidRPr="004579BF">
        <w:rPr>
          <w:rFonts w:eastAsiaTheme="minorHAnsi" w:cs="Courier New"/>
          <w:color w:val="000000"/>
          <w:lang w:eastAsia="ko-KR"/>
        </w:rPr>
        <w:t xml:space="preserve"> </w:t>
      </w:r>
      <w:r w:rsidRPr="004579BF">
        <w:rPr>
          <w:rFonts w:eastAsiaTheme="minorHAnsi" w:cs="Courier New"/>
          <w:color w:val="000000"/>
          <w:lang w:eastAsia="ko-KR"/>
        </w:rPr>
        <w:t>발생하는</w:t>
      </w:r>
      <w:r w:rsidRPr="004579BF">
        <w:rPr>
          <w:rFonts w:eastAsiaTheme="minorHAnsi" w:cs="Courier New"/>
          <w:color w:val="000000"/>
          <w:lang w:eastAsia="ko-KR"/>
        </w:rPr>
        <w:t xml:space="preserve"> </w:t>
      </w:r>
      <w:r w:rsidRPr="004579BF">
        <w:rPr>
          <w:rFonts w:eastAsiaTheme="minorHAnsi" w:cs="Courier New"/>
          <w:color w:val="000000"/>
          <w:lang w:eastAsia="ko-KR"/>
        </w:rPr>
        <w:t>경우이다</w:t>
      </w:r>
      <w:r w:rsidRPr="004579BF">
        <w:rPr>
          <w:rFonts w:eastAsiaTheme="minorHAnsi" w:cs="Courier New"/>
          <w:color w:val="000000"/>
          <w:lang w:eastAsia="ko-KR"/>
        </w:rPr>
        <w:t xml:space="preserve">. </w:t>
      </w:r>
    </w:p>
    <w:p w:rsidR="00B36812" w:rsidRPr="00B36812" w:rsidRDefault="00B36812" w:rsidP="00B36812">
      <w:pPr>
        <w:shd w:val="clear" w:color="auto" w:fill="FFFFFF"/>
        <w:spacing w:after="0"/>
        <w:jc w:val="left"/>
        <w:rPr>
          <w:rFonts w:eastAsiaTheme="minorHAnsi" w:cs="Tahoma"/>
          <w:color w:val="000000"/>
        </w:rPr>
      </w:pPr>
      <w:r>
        <w:rPr>
          <w:noProof/>
        </w:rPr>
        <w:drawing>
          <wp:inline distT="0" distB="0" distL="0" distR="0">
            <wp:extent cx="4147718" cy="3081985"/>
            <wp:effectExtent l="0" t="0" r="5715" b="444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149430" cy="3083257"/>
                    </a:xfrm>
                    <a:prstGeom prst="rect">
                      <a:avLst/>
                    </a:prstGeom>
                  </pic:spPr>
                </pic:pic>
              </a:graphicData>
            </a:graphic>
          </wp:inline>
        </w:drawing>
      </w:r>
    </w:p>
    <w:p w:rsidR="00C61C2D" w:rsidRDefault="00B36812" w:rsidP="00C61C2D">
      <w:pPr>
        <w:shd w:val="clear" w:color="auto" w:fill="FFFFFF"/>
        <w:spacing w:after="0"/>
        <w:jc w:val="left"/>
        <w:rPr>
          <w:rFonts w:eastAsiaTheme="minorHAnsi" w:cs="Tahoma"/>
          <w:color w:val="000000"/>
          <w:szCs w:val="20"/>
        </w:rPr>
      </w:pPr>
      <w:r>
        <w:rPr>
          <w:noProof/>
        </w:rPr>
        <w:lastRenderedPageBreak/>
        <w:drawing>
          <wp:inline distT="0" distB="0" distL="0" distR="0">
            <wp:extent cx="4029075" cy="895350"/>
            <wp:effectExtent l="0" t="0" r="9525"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4029075" cy="895350"/>
                    </a:xfrm>
                    <a:prstGeom prst="rect">
                      <a:avLst/>
                    </a:prstGeom>
                  </pic:spPr>
                </pic:pic>
              </a:graphicData>
            </a:graphic>
          </wp:inline>
        </w:drawing>
      </w:r>
    </w:p>
    <w:p w:rsidR="00C61C2D" w:rsidRPr="00C61C2D" w:rsidRDefault="00C61C2D" w:rsidP="00C61C2D">
      <w:pPr>
        <w:shd w:val="clear" w:color="auto" w:fill="FFFFFF"/>
        <w:spacing w:after="0"/>
        <w:jc w:val="left"/>
        <w:rPr>
          <w:rFonts w:eastAsiaTheme="minorHAnsi"/>
          <w:szCs w:val="20"/>
        </w:rPr>
      </w:pPr>
      <w:r w:rsidRPr="00C61C2D">
        <w:rPr>
          <w:rFonts w:eastAsiaTheme="minorHAnsi"/>
          <w:szCs w:val="20"/>
        </w:rPr>
        <w:t>Conflict</w:t>
      </w:r>
      <w:r>
        <w:rPr>
          <w:rFonts w:eastAsiaTheme="minorHAnsi" w:hint="eastAsia"/>
          <w:szCs w:val="20"/>
        </w:rPr>
        <w:t xml:space="preserve"> 이 발생하면 </w:t>
      </w:r>
      <w:r w:rsidRPr="00C61C2D">
        <w:rPr>
          <w:rFonts w:eastAsiaTheme="minorHAnsi"/>
          <w:szCs w:val="20"/>
        </w:rPr>
        <w:t>======= 윗부분의 HEAD 까지가 현 로컬에 작성되어 있는 부분이고</w:t>
      </w:r>
    </w:p>
    <w:p w:rsidR="00B60801" w:rsidRDefault="00C61C2D" w:rsidP="00C61C2D">
      <w:pPr>
        <w:spacing w:line="240" w:lineRule="auto"/>
        <w:rPr>
          <w:rFonts w:eastAsiaTheme="minorHAnsi"/>
          <w:szCs w:val="20"/>
        </w:rPr>
      </w:pPr>
      <w:r w:rsidRPr="00C61C2D">
        <w:rPr>
          <w:rFonts w:eastAsiaTheme="minorHAnsi" w:hint="eastAsia"/>
          <w:szCs w:val="20"/>
        </w:rPr>
        <w:t>밑부분의</w:t>
      </w:r>
      <w:r w:rsidRPr="00C61C2D">
        <w:rPr>
          <w:rFonts w:eastAsiaTheme="minorHAnsi"/>
          <w:szCs w:val="20"/>
        </w:rPr>
        <w:t xml:space="preserve"> </w:t>
      </w:r>
      <w:r>
        <w:rPr>
          <w:rFonts w:eastAsiaTheme="minorHAnsi" w:hint="eastAsia"/>
          <w:szCs w:val="20"/>
        </w:rPr>
        <w:t>commit</w:t>
      </w:r>
      <w:r w:rsidRPr="00C61C2D">
        <w:rPr>
          <w:rFonts w:eastAsiaTheme="minorHAnsi"/>
          <w:szCs w:val="20"/>
        </w:rPr>
        <w:t xml:space="preserve"> 해시 값 까지가 원격에서 가져온 코드</w:t>
      </w:r>
      <w:r>
        <w:rPr>
          <w:rFonts w:eastAsiaTheme="minorHAnsi" w:hint="eastAsia"/>
          <w:szCs w:val="20"/>
        </w:rPr>
        <w:t xml:space="preserve">이다. </w:t>
      </w:r>
      <w:r w:rsidRPr="00C61C2D">
        <w:rPr>
          <w:rFonts w:eastAsiaTheme="minorHAnsi" w:hint="eastAsia"/>
          <w:szCs w:val="20"/>
        </w:rPr>
        <w:t>여기서</w:t>
      </w:r>
      <w:r w:rsidRPr="00C61C2D">
        <w:rPr>
          <w:rFonts w:eastAsiaTheme="minorHAnsi"/>
          <w:szCs w:val="20"/>
        </w:rPr>
        <w:t xml:space="preserve"> 원하는걸 선택하고 버릴걸 </w:t>
      </w:r>
      <w:proofErr w:type="spellStart"/>
      <w:r w:rsidRPr="00C61C2D">
        <w:rPr>
          <w:rFonts w:eastAsiaTheme="minorHAnsi"/>
          <w:szCs w:val="20"/>
        </w:rPr>
        <w:t>지운후</w:t>
      </w:r>
      <w:proofErr w:type="spellEnd"/>
      <w:r w:rsidRPr="00C61C2D">
        <w:rPr>
          <w:rFonts w:eastAsiaTheme="minorHAnsi"/>
          <w:szCs w:val="20"/>
        </w:rPr>
        <w:t xml:space="preserve"> 기존에 Commit 하듯이 </w:t>
      </w:r>
      <w:r>
        <w:rPr>
          <w:rFonts w:eastAsiaTheme="minorHAnsi" w:hint="eastAsia"/>
          <w:szCs w:val="20"/>
        </w:rPr>
        <w:t xml:space="preserve">하면 된다. </w:t>
      </w:r>
    </w:p>
    <w:p w:rsidR="00C61C2D" w:rsidRPr="004579BF" w:rsidRDefault="00C61C2D" w:rsidP="00C61C2D">
      <w:pPr>
        <w:spacing w:line="240" w:lineRule="auto"/>
        <w:rPr>
          <w:rFonts w:eastAsiaTheme="minorHAnsi"/>
          <w:szCs w:val="20"/>
        </w:rPr>
      </w:pPr>
      <w:bookmarkStart w:id="29" w:name="_GoBack"/>
      <w:bookmarkEnd w:id="29"/>
    </w:p>
    <w:p w:rsidR="00906AFD" w:rsidRDefault="00D11B22" w:rsidP="00EB39DD">
      <w:pPr>
        <w:spacing w:line="240" w:lineRule="auto"/>
        <w:rPr>
          <w:rFonts w:asciiTheme="minorEastAsia" w:hAnsiTheme="minorEastAsia"/>
        </w:rPr>
      </w:pPr>
      <w:proofErr w:type="spellStart"/>
      <w:r>
        <w:rPr>
          <w:rFonts w:asciiTheme="minorEastAsia" w:hAnsiTheme="minorEastAsia" w:hint="eastAsia"/>
        </w:rPr>
        <w:t>SourceTree</w:t>
      </w:r>
      <w:proofErr w:type="spellEnd"/>
      <w:r>
        <w:rPr>
          <w:rFonts w:asciiTheme="minorEastAsia" w:hAnsiTheme="minorEastAsia" w:hint="eastAsia"/>
        </w:rPr>
        <w:t xml:space="preserve">에 관한 </w:t>
      </w:r>
      <w:r>
        <w:rPr>
          <w:rFonts w:hint="eastAsia"/>
        </w:rPr>
        <w:t>추가 사용법은 아래 URL에서 확인 가능하다.</w:t>
      </w:r>
    </w:p>
    <w:p w:rsidR="00D11B22" w:rsidRDefault="005915BD" w:rsidP="00EB39DD">
      <w:pPr>
        <w:spacing w:line="240" w:lineRule="auto"/>
        <w:rPr>
          <w:rFonts w:asciiTheme="minorEastAsia" w:hAnsiTheme="minorEastAsia"/>
        </w:rPr>
      </w:pPr>
      <w:hyperlink r:id="rId67" w:history="1">
        <w:r w:rsidR="00D11B22" w:rsidRPr="00EE0307">
          <w:rPr>
            <w:rStyle w:val="af2"/>
            <w:rFonts w:asciiTheme="minorEastAsia" w:hAnsiTheme="minorEastAsia"/>
          </w:rPr>
          <w:t>https://opentutorials.org/course/1492/8035</w:t>
        </w:r>
      </w:hyperlink>
    </w:p>
    <w:p w:rsidR="0046036F" w:rsidRDefault="0046036F" w:rsidP="00EB39DD">
      <w:pPr>
        <w:spacing w:line="240" w:lineRule="auto"/>
        <w:rPr>
          <w:rFonts w:asciiTheme="minorEastAsia" w:hAnsiTheme="minorEastAsia"/>
        </w:rPr>
      </w:pPr>
    </w:p>
    <w:p w:rsidR="0046036F" w:rsidRDefault="0046036F" w:rsidP="00EB39DD">
      <w:pPr>
        <w:spacing w:line="240" w:lineRule="auto"/>
        <w:rPr>
          <w:rFonts w:asciiTheme="minorEastAsia" w:hAnsiTheme="minorEastAsia"/>
        </w:rPr>
      </w:pPr>
      <w:proofErr w:type="spellStart"/>
      <w:r>
        <w:rPr>
          <w:rFonts w:asciiTheme="minorEastAsia" w:hAnsiTheme="minorEastAsia" w:hint="eastAsia"/>
        </w:rPr>
        <w:t>토토이즈를</w:t>
      </w:r>
      <w:proofErr w:type="spellEnd"/>
      <w:r>
        <w:rPr>
          <w:rFonts w:asciiTheme="minorEastAsia" w:hAnsiTheme="minorEastAsia" w:hint="eastAsia"/>
        </w:rPr>
        <w:t xml:space="preserve"> 이용한 GIT 사용방법도 참고</w:t>
      </w:r>
    </w:p>
    <w:p w:rsidR="0046036F" w:rsidRDefault="005915BD" w:rsidP="00EB39DD">
      <w:pPr>
        <w:spacing w:line="240" w:lineRule="auto"/>
        <w:rPr>
          <w:rFonts w:asciiTheme="minorEastAsia" w:hAnsiTheme="minorEastAsia"/>
        </w:rPr>
      </w:pPr>
      <w:hyperlink r:id="rId68" w:history="1">
        <w:r w:rsidR="0046036F" w:rsidRPr="00EE0307">
          <w:rPr>
            <w:rStyle w:val="af2"/>
            <w:rFonts w:asciiTheme="minorEastAsia" w:hAnsiTheme="minorEastAsia"/>
          </w:rPr>
          <w:t>http://backlogtool.com/git-guide/kr/</w:t>
        </w:r>
      </w:hyperlink>
    </w:p>
    <w:p w:rsidR="0046036F" w:rsidRPr="0046036F" w:rsidRDefault="0046036F" w:rsidP="00EB39DD">
      <w:pPr>
        <w:spacing w:line="240" w:lineRule="auto"/>
        <w:rPr>
          <w:rFonts w:asciiTheme="minorEastAsia" w:hAnsiTheme="minorEastAsia"/>
        </w:rPr>
      </w:pPr>
    </w:p>
    <w:p w:rsidR="00D11B22" w:rsidRPr="00D52F8F" w:rsidRDefault="00D11B22" w:rsidP="00EB39DD">
      <w:pPr>
        <w:spacing w:line="240" w:lineRule="auto"/>
        <w:rPr>
          <w:rFonts w:asciiTheme="minorEastAsia" w:hAnsiTheme="minorEastAsia"/>
        </w:rPr>
      </w:pPr>
    </w:p>
    <w:p w:rsidR="002F6CA9" w:rsidRDefault="0036149A" w:rsidP="00B14991">
      <w:pPr>
        <w:pStyle w:val="1"/>
        <w:pageBreakBefore/>
        <w:numPr>
          <w:ilvl w:val="0"/>
          <w:numId w:val="2"/>
        </w:numPr>
        <w:pBdr>
          <w:bottom w:val="single" w:sz="4" w:space="1" w:color="auto"/>
        </w:pBdr>
        <w:tabs>
          <w:tab w:val="left" w:pos="144"/>
          <w:tab w:val="left" w:pos="288"/>
          <w:tab w:val="left" w:pos="576"/>
          <w:tab w:val="left" w:pos="720"/>
        </w:tabs>
        <w:spacing w:before="240" w:after="60" w:line="240" w:lineRule="auto"/>
        <w:rPr>
          <w:rFonts w:asciiTheme="minorEastAsia" w:eastAsiaTheme="minorEastAsia" w:hAnsiTheme="minorEastAsia"/>
          <w:b/>
          <w:bCs/>
        </w:rPr>
      </w:pPr>
      <w:bookmarkStart w:id="30" w:name="_Toc425787619"/>
      <w:r>
        <w:rPr>
          <w:rStyle w:val="af1"/>
          <w:rFonts w:asciiTheme="minorEastAsia" w:eastAsiaTheme="minorEastAsia" w:hAnsiTheme="minorEastAsia" w:hint="eastAsia"/>
        </w:rPr>
        <w:lastRenderedPageBreak/>
        <w:t>GIT</w:t>
      </w:r>
      <w:r w:rsidR="004579BF">
        <w:rPr>
          <w:rStyle w:val="af1"/>
          <w:rFonts w:asciiTheme="minorEastAsia" w:eastAsiaTheme="minorEastAsia" w:hAnsiTheme="minorEastAsia" w:hint="eastAsia"/>
        </w:rPr>
        <w:t xml:space="preserve"> Repository</w:t>
      </w:r>
      <w:bookmarkEnd w:id="30"/>
    </w:p>
    <w:p w:rsidR="002C5CFC" w:rsidRDefault="004A522E" w:rsidP="00B14991">
      <w:pPr>
        <w:pStyle w:val="2"/>
        <w:numPr>
          <w:ilvl w:val="1"/>
          <w:numId w:val="2"/>
        </w:numPr>
        <w:tabs>
          <w:tab w:val="left" w:pos="216"/>
          <w:tab w:val="left" w:pos="648"/>
          <w:tab w:val="left" w:pos="864"/>
        </w:tabs>
        <w:spacing w:before="240" w:after="60" w:line="240" w:lineRule="auto"/>
        <w:ind w:left="0" w:firstLine="0"/>
        <w:rPr>
          <w:rStyle w:val="af1"/>
        </w:rPr>
      </w:pPr>
      <w:bookmarkStart w:id="31" w:name="_Toc425787620"/>
      <w:r>
        <w:rPr>
          <w:rStyle w:val="af1"/>
          <w:rFonts w:hint="eastAsia"/>
        </w:rPr>
        <w:t xml:space="preserve">위치 </w:t>
      </w:r>
      <w:r w:rsidR="0036149A">
        <w:rPr>
          <w:rStyle w:val="af1"/>
          <w:rFonts w:hint="eastAsia"/>
        </w:rPr>
        <w:t>및 권한</w:t>
      </w:r>
      <w:bookmarkEnd w:id="31"/>
    </w:p>
    <w:p w:rsidR="0036149A" w:rsidRPr="0036149A" w:rsidRDefault="0036149A" w:rsidP="0036149A">
      <w:r>
        <w:rPr>
          <w:rFonts w:hint="eastAsia"/>
        </w:rPr>
        <w:t xml:space="preserve">위치는 </w:t>
      </w:r>
      <w:proofErr w:type="spellStart"/>
      <w:r>
        <w:rPr>
          <w:rFonts w:hint="eastAsia"/>
        </w:rPr>
        <w:t>GitLab</w:t>
      </w:r>
      <w:proofErr w:type="spellEnd"/>
      <w:r>
        <w:rPr>
          <w:rFonts w:hint="eastAsia"/>
        </w:rPr>
        <w:t>에 접속하면 알 수 있기 때문에 따로 기술하지는 않는다.</w:t>
      </w:r>
    </w:p>
    <w:tbl>
      <w:tblPr>
        <w:tblStyle w:val="3-1"/>
        <w:tblW w:w="0" w:type="auto"/>
        <w:tblLook w:val="04A0"/>
      </w:tblPr>
      <w:tblGrid>
        <w:gridCol w:w="3369"/>
        <w:gridCol w:w="5855"/>
      </w:tblGrid>
      <w:tr w:rsidR="00CB42DF" w:rsidTr="00CB42DF">
        <w:trPr>
          <w:cnfStyle w:val="100000000000"/>
        </w:trPr>
        <w:tc>
          <w:tcPr>
            <w:cnfStyle w:val="001000000000"/>
            <w:tcW w:w="3369" w:type="dxa"/>
            <w:vAlign w:val="center"/>
          </w:tcPr>
          <w:p w:rsidR="00CB42DF" w:rsidRDefault="0076175D" w:rsidP="00D16AEA">
            <w:pPr>
              <w:jc w:val="center"/>
            </w:pPr>
            <w:r>
              <w:rPr>
                <w:rFonts w:hint="eastAsia"/>
              </w:rPr>
              <w:t>Group</w:t>
            </w:r>
          </w:p>
        </w:tc>
        <w:tc>
          <w:tcPr>
            <w:tcW w:w="5855" w:type="dxa"/>
            <w:vAlign w:val="center"/>
          </w:tcPr>
          <w:p w:rsidR="00CB42DF" w:rsidRDefault="0036149A" w:rsidP="00D16AEA">
            <w:pPr>
              <w:jc w:val="center"/>
              <w:cnfStyle w:val="100000000000"/>
            </w:pPr>
            <w:r>
              <w:rPr>
                <w:rFonts w:hint="eastAsia"/>
              </w:rPr>
              <w:t>Repository</w:t>
            </w:r>
            <w:r w:rsidR="0076175D">
              <w:rPr>
                <w:rFonts w:hint="eastAsia"/>
              </w:rPr>
              <w:t xml:space="preserve"> 권한</w:t>
            </w:r>
          </w:p>
        </w:tc>
      </w:tr>
      <w:tr w:rsidR="00CB42DF" w:rsidTr="00CB42DF">
        <w:trPr>
          <w:cnfStyle w:val="000000100000"/>
        </w:trPr>
        <w:tc>
          <w:tcPr>
            <w:cnfStyle w:val="001000000000"/>
            <w:tcW w:w="3369" w:type="dxa"/>
            <w:vAlign w:val="center"/>
          </w:tcPr>
          <w:p w:rsidR="00CB42DF" w:rsidRPr="004319B5" w:rsidRDefault="00CB42DF" w:rsidP="00D16AEA">
            <w:pPr>
              <w:jc w:val="center"/>
            </w:pPr>
          </w:p>
        </w:tc>
        <w:tc>
          <w:tcPr>
            <w:tcW w:w="5855" w:type="dxa"/>
            <w:vAlign w:val="center"/>
          </w:tcPr>
          <w:p w:rsidR="0036149A" w:rsidRPr="00B579F8" w:rsidRDefault="0036149A" w:rsidP="00CE64C7">
            <w:pPr>
              <w:pStyle w:val="af0"/>
              <w:spacing w:after="0"/>
              <w:ind w:leftChars="0" w:left="227"/>
              <w:jc w:val="left"/>
              <w:cnfStyle w:val="000000100000"/>
            </w:pPr>
          </w:p>
        </w:tc>
      </w:tr>
      <w:tr w:rsidR="00CB42DF" w:rsidTr="00CB42DF">
        <w:tc>
          <w:tcPr>
            <w:cnfStyle w:val="001000000000"/>
            <w:tcW w:w="3369" w:type="dxa"/>
            <w:vAlign w:val="center"/>
          </w:tcPr>
          <w:p w:rsidR="00CB42DF" w:rsidRPr="004319B5" w:rsidRDefault="00CB42DF" w:rsidP="00D16AEA">
            <w:pPr>
              <w:jc w:val="center"/>
            </w:pPr>
          </w:p>
        </w:tc>
        <w:tc>
          <w:tcPr>
            <w:tcW w:w="5855" w:type="dxa"/>
            <w:vAlign w:val="center"/>
          </w:tcPr>
          <w:p w:rsidR="0076175D" w:rsidRPr="00B579F8" w:rsidRDefault="0076175D" w:rsidP="00CE64C7">
            <w:pPr>
              <w:pStyle w:val="af0"/>
              <w:spacing w:after="0"/>
              <w:ind w:leftChars="0" w:left="227"/>
              <w:jc w:val="left"/>
              <w:cnfStyle w:val="000000000000"/>
            </w:pPr>
          </w:p>
        </w:tc>
      </w:tr>
    </w:tbl>
    <w:p w:rsidR="004A522E" w:rsidRPr="00CE64C7" w:rsidRDefault="004A522E" w:rsidP="00CE64C7">
      <w:pPr>
        <w:pStyle w:val="af0"/>
        <w:numPr>
          <w:ilvl w:val="0"/>
          <w:numId w:val="61"/>
        </w:numPr>
        <w:shd w:val="clear" w:color="auto" w:fill="FFFFFF"/>
        <w:ind w:leftChars="0"/>
        <w:rPr>
          <w:rFonts w:eastAsiaTheme="minorHAnsi" w:cs="Tahoma"/>
          <w:color w:val="000000"/>
          <w:lang w:eastAsia="ko-KR"/>
        </w:rPr>
      </w:pPr>
      <w:r w:rsidRPr="004A522E">
        <w:rPr>
          <w:rFonts w:eastAsiaTheme="minorHAnsi" w:cs="Tahoma"/>
          <w:color w:val="000000"/>
          <w:lang w:eastAsia="ko-KR"/>
        </w:rPr>
        <w:t>관리자</w:t>
      </w:r>
      <w:r w:rsidRPr="004A522E">
        <w:rPr>
          <w:rFonts w:eastAsiaTheme="minorHAnsi" w:cs="Tahoma"/>
          <w:color w:val="000000"/>
          <w:lang w:eastAsia="ko-KR"/>
        </w:rPr>
        <w:t xml:space="preserve"> </w:t>
      </w:r>
      <w:r w:rsidRPr="004A522E">
        <w:rPr>
          <w:rFonts w:eastAsiaTheme="minorHAnsi" w:cs="Tahoma"/>
          <w:color w:val="000000"/>
          <w:lang w:eastAsia="ko-KR"/>
        </w:rPr>
        <w:t>권한은</w:t>
      </w:r>
      <w:r w:rsidRPr="004A522E">
        <w:rPr>
          <w:rFonts w:eastAsiaTheme="minorHAnsi" w:cs="Tahoma"/>
          <w:color w:val="000000"/>
          <w:lang w:eastAsia="ko-KR"/>
        </w:rPr>
        <w:t xml:space="preserve"> </w:t>
      </w:r>
      <w:r w:rsidR="00CE64C7">
        <w:rPr>
          <w:rFonts w:eastAsiaTheme="minorHAnsi" w:cs="Tahoma" w:hint="eastAsia"/>
          <w:color w:val="000000"/>
          <w:lang w:eastAsia="ko-KR"/>
        </w:rPr>
        <w:t>연구원</w:t>
      </w:r>
      <w:r w:rsidR="00CE64C7">
        <w:rPr>
          <w:rFonts w:eastAsiaTheme="minorHAnsi" w:cs="Tahoma" w:hint="eastAsia"/>
          <w:color w:val="000000"/>
          <w:lang w:eastAsia="ko-KR"/>
        </w:rPr>
        <w:t xml:space="preserve"> </w:t>
      </w:r>
      <w:r w:rsidR="00CE64C7">
        <w:rPr>
          <w:rFonts w:eastAsiaTheme="minorHAnsi" w:cs="Tahoma" w:hint="eastAsia"/>
          <w:color w:val="000000"/>
          <w:lang w:eastAsia="ko-KR"/>
        </w:rPr>
        <w:t>모두에게</w:t>
      </w:r>
      <w:r w:rsidR="00CE64C7">
        <w:rPr>
          <w:rFonts w:eastAsiaTheme="minorHAnsi" w:cs="Tahoma" w:hint="eastAsia"/>
          <w:color w:val="000000"/>
          <w:lang w:eastAsia="ko-KR"/>
        </w:rPr>
        <w:t xml:space="preserve"> </w:t>
      </w:r>
      <w:r w:rsidRPr="004A522E">
        <w:rPr>
          <w:rFonts w:eastAsiaTheme="minorHAnsi" w:cs="Tahoma"/>
          <w:color w:val="000000"/>
          <w:lang w:eastAsia="ko-KR"/>
        </w:rPr>
        <w:t>부여할</w:t>
      </w:r>
      <w:r w:rsidRPr="004A522E">
        <w:rPr>
          <w:rFonts w:eastAsiaTheme="minorHAnsi" w:cs="Tahoma"/>
          <w:color w:val="000000"/>
          <w:lang w:eastAsia="ko-KR"/>
        </w:rPr>
        <w:t xml:space="preserve"> </w:t>
      </w:r>
      <w:r w:rsidRPr="004A522E">
        <w:rPr>
          <w:rFonts w:eastAsiaTheme="minorHAnsi" w:cs="Tahoma"/>
          <w:color w:val="000000"/>
          <w:lang w:eastAsia="ko-KR"/>
        </w:rPr>
        <w:t>것</w:t>
      </w:r>
      <w:r w:rsidRPr="004A522E">
        <w:rPr>
          <w:rFonts w:eastAsiaTheme="minorHAnsi" w:cs="Tahoma"/>
          <w:color w:val="000000"/>
          <w:lang w:eastAsia="ko-KR"/>
        </w:rPr>
        <w:t>.</w:t>
      </w:r>
    </w:p>
    <w:p w:rsidR="0076175D" w:rsidRDefault="0076175D" w:rsidP="001B6229">
      <w:pPr>
        <w:pStyle w:val="af0"/>
        <w:numPr>
          <w:ilvl w:val="0"/>
          <w:numId w:val="61"/>
        </w:numPr>
        <w:ind w:leftChars="0"/>
        <w:rPr>
          <w:lang w:eastAsia="ko-KR"/>
        </w:rPr>
      </w:pPr>
      <w:r>
        <w:rPr>
          <w:rFonts w:hint="eastAsia"/>
          <w:lang w:eastAsia="ko-KR"/>
        </w:rPr>
        <w:t>User Name</w:t>
      </w:r>
      <w:r>
        <w:rPr>
          <w:rFonts w:hint="eastAsia"/>
          <w:lang w:eastAsia="ko-KR"/>
        </w:rPr>
        <w:t>은</w:t>
      </w:r>
      <w:r>
        <w:rPr>
          <w:rFonts w:hint="eastAsia"/>
          <w:lang w:eastAsia="ko-KR"/>
        </w:rPr>
        <w:t xml:space="preserve"> FULL Name</w:t>
      </w:r>
      <w:r>
        <w:rPr>
          <w:rFonts w:hint="eastAsia"/>
          <w:lang w:eastAsia="ko-KR"/>
        </w:rPr>
        <w:t>을</w:t>
      </w:r>
      <w:r>
        <w:rPr>
          <w:rFonts w:hint="eastAsia"/>
          <w:lang w:eastAsia="ko-KR"/>
        </w:rPr>
        <w:t xml:space="preserve"> </w:t>
      </w:r>
      <w:r>
        <w:rPr>
          <w:rFonts w:hint="eastAsia"/>
          <w:lang w:eastAsia="ko-KR"/>
        </w:rPr>
        <w:t>원칙으로</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것</w:t>
      </w:r>
    </w:p>
    <w:p w:rsidR="00345E44" w:rsidRDefault="0036149A" w:rsidP="00B14991">
      <w:pPr>
        <w:pStyle w:val="1"/>
        <w:pageBreakBefore/>
        <w:numPr>
          <w:ilvl w:val="0"/>
          <w:numId w:val="2"/>
        </w:numPr>
        <w:pBdr>
          <w:bottom w:val="single" w:sz="4" w:space="1" w:color="auto"/>
        </w:pBdr>
        <w:tabs>
          <w:tab w:val="left" w:pos="144"/>
          <w:tab w:val="left" w:pos="288"/>
          <w:tab w:val="left" w:pos="576"/>
          <w:tab w:val="left" w:pos="720"/>
        </w:tabs>
        <w:spacing w:before="240" w:after="60" w:line="240" w:lineRule="auto"/>
        <w:jc w:val="left"/>
        <w:rPr>
          <w:rStyle w:val="af1"/>
          <w:rFonts w:asciiTheme="minorEastAsia" w:eastAsiaTheme="minorEastAsia" w:hAnsiTheme="minorEastAsia"/>
        </w:rPr>
      </w:pPr>
      <w:bookmarkStart w:id="32" w:name="_Toc425787621"/>
      <w:r>
        <w:rPr>
          <w:rStyle w:val="af1"/>
          <w:rFonts w:asciiTheme="minorEastAsia" w:eastAsiaTheme="minorEastAsia" w:hAnsiTheme="minorEastAsia" w:hint="eastAsia"/>
        </w:rPr>
        <w:lastRenderedPageBreak/>
        <w:t>GIT</w:t>
      </w:r>
      <w:r w:rsidR="004A522E">
        <w:rPr>
          <w:rStyle w:val="af1"/>
          <w:rFonts w:asciiTheme="minorEastAsia" w:eastAsiaTheme="minorEastAsia" w:hAnsiTheme="minorEastAsia" w:hint="eastAsia"/>
        </w:rPr>
        <w:t xml:space="preserve"> Convention Rule</w:t>
      </w:r>
      <w:bookmarkEnd w:id="32"/>
    </w:p>
    <w:p w:rsidR="004A522E" w:rsidRPr="004A522E" w:rsidRDefault="004A522E" w:rsidP="004A522E">
      <w:r>
        <w:rPr>
          <w:rFonts w:hint="eastAsia"/>
        </w:rPr>
        <w:t xml:space="preserve">- Project 하위 </w:t>
      </w:r>
      <w:proofErr w:type="gramStart"/>
      <w:r>
        <w:rPr>
          <w:rFonts w:hint="eastAsia"/>
        </w:rPr>
        <w:t>폴더에  trunk</w:t>
      </w:r>
      <w:proofErr w:type="gramEnd"/>
      <w:r>
        <w:rPr>
          <w:rFonts w:hint="eastAsia"/>
        </w:rPr>
        <w:t>, branches 와 tags 폴더 운영</w:t>
      </w:r>
    </w:p>
    <w:tbl>
      <w:tblPr>
        <w:tblStyle w:val="3-1"/>
        <w:tblW w:w="0" w:type="auto"/>
        <w:tblLook w:val="04A0"/>
      </w:tblPr>
      <w:tblGrid>
        <w:gridCol w:w="1259"/>
        <w:gridCol w:w="1259"/>
        <w:gridCol w:w="6706"/>
      </w:tblGrid>
      <w:tr w:rsidR="003906C1" w:rsidTr="00670B71">
        <w:trPr>
          <w:cnfStyle w:val="100000000000"/>
        </w:trPr>
        <w:tc>
          <w:tcPr>
            <w:cnfStyle w:val="001000000000"/>
            <w:tcW w:w="2518" w:type="dxa"/>
            <w:gridSpan w:val="2"/>
            <w:vAlign w:val="center"/>
          </w:tcPr>
          <w:p w:rsidR="003906C1" w:rsidRDefault="003906C1" w:rsidP="00B1307D">
            <w:pPr>
              <w:jc w:val="center"/>
            </w:pPr>
            <w:r>
              <w:rPr>
                <w:rFonts w:hint="eastAsia"/>
              </w:rPr>
              <w:t>항목</w:t>
            </w:r>
          </w:p>
        </w:tc>
        <w:tc>
          <w:tcPr>
            <w:tcW w:w="6706" w:type="dxa"/>
            <w:vAlign w:val="center"/>
          </w:tcPr>
          <w:p w:rsidR="003906C1" w:rsidRDefault="003906C1" w:rsidP="00B1307D">
            <w:pPr>
              <w:jc w:val="center"/>
              <w:cnfStyle w:val="100000000000"/>
            </w:pPr>
            <w:r>
              <w:rPr>
                <w:rFonts w:hint="eastAsia"/>
              </w:rPr>
              <w:t>내용</w:t>
            </w:r>
          </w:p>
        </w:tc>
      </w:tr>
      <w:tr w:rsidR="001E583A" w:rsidTr="00C84B1B">
        <w:trPr>
          <w:cnfStyle w:val="000000100000"/>
        </w:trPr>
        <w:tc>
          <w:tcPr>
            <w:cnfStyle w:val="001000000000"/>
            <w:tcW w:w="1259" w:type="dxa"/>
            <w:vMerge w:val="restart"/>
            <w:vAlign w:val="center"/>
          </w:tcPr>
          <w:p w:rsidR="001E583A" w:rsidRDefault="001E583A" w:rsidP="00B1307D">
            <w:pPr>
              <w:jc w:val="center"/>
              <w:rPr>
                <w:b w:val="0"/>
                <w:bCs w:val="0"/>
              </w:rPr>
            </w:pPr>
            <w:r>
              <w:rPr>
                <w:rFonts w:hint="eastAsia"/>
              </w:rPr>
              <w:t>Project/</w:t>
            </w:r>
          </w:p>
        </w:tc>
        <w:tc>
          <w:tcPr>
            <w:tcW w:w="1259" w:type="dxa"/>
            <w:vAlign w:val="center"/>
          </w:tcPr>
          <w:p w:rsidR="001E583A" w:rsidRDefault="001E583A" w:rsidP="00B1307D">
            <w:pPr>
              <w:jc w:val="center"/>
              <w:cnfStyle w:val="000000100000"/>
            </w:pPr>
            <w:r>
              <w:rPr>
                <w:rFonts w:hint="eastAsia"/>
              </w:rPr>
              <w:t>trunk/</w:t>
            </w:r>
          </w:p>
        </w:tc>
        <w:tc>
          <w:tcPr>
            <w:tcW w:w="6706" w:type="dxa"/>
            <w:vAlign w:val="center"/>
          </w:tcPr>
          <w:p w:rsidR="00C754DC" w:rsidRPr="000F0F6E" w:rsidRDefault="00C754DC" w:rsidP="000F0F6E">
            <w:pPr>
              <w:jc w:val="left"/>
              <w:cnfStyle w:val="000000100000"/>
              <w:rPr>
                <w:b/>
              </w:rPr>
            </w:pPr>
          </w:p>
        </w:tc>
      </w:tr>
      <w:tr w:rsidR="001E583A" w:rsidTr="001E583A">
        <w:tc>
          <w:tcPr>
            <w:cnfStyle w:val="001000000000"/>
            <w:tcW w:w="1259" w:type="dxa"/>
            <w:vMerge/>
            <w:vAlign w:val="center"/>
          </w:tcPr>
          <w:p w:rsidR="001E583A" w:rsidRDefault="001E583A" w:rsidP="00B1307D">
            <w:pPr>
              <w:jc w:val="center"/>
              <w:rPr>
                <w:b w:val="0"/>
                <w:bCs w:val="0"/>
              </w:rPr>
            </w:pPr>
          </w:p>
        </w:tc>
        <w:tc>
          <w:tcPr>
            <w:tcW w:w="1259" w:type="dxa"/>
            <w:shd w:val="clear" w:color="auto" w:fill="A7BFDE" w:themeFill="accent1" w:themeFillTint="7F"/>
            <w:vAlign w:val="center"/>
          </w:tcPr>
          <w:p w:rsidR="001E583A" w:rsidRDefault="00217C61" w:rsidP="00B1307D">
            <w:pPr>
              <w:jc w:val="center"/>
              <w:cnfStyle w:val="000000000000"/>
            </w:pPr>
            <w:r>
              <w:rPr>
                <w:rFonts w:hint="eastAsia"/>
              </w:rPr>
              <w:t>b</w:t>
            </w:r>
            <w:r w:rsidR="001E583A">
              <w:rPr>
                <w:rFonts w:hint="eastAsia"/>
              </w:rPr>
              <w:t>ranches/</w:t>
            </w:r>
          </w:p>
        </w:tc>
        <w:tc>
          <w:tcPr>
            <w:tcW w:w="6706" w:type="dxa"/>
            <w:vAlign w:val="center"/>
          </w:tcPr>
          <w:p w:rsidR="000F57AB" w:rsidRPr="000F0F6E" w:rsidRDefault="000F57AB" w:rsidP="000F0F6E">
            <w:pPr>
              <w:jc w:val="left"/>
              <w:cnfStyle w:val="000000000000"/>
              <w:rPr>
                <w:b/>
              </w:rPr>
            </w:pPr>
          </w:p>
        </w:tc>
      </w:tr>
      <w:tr w:rsidR="001E583A" w:rsidTr="001E583A">
        <w:trPr>
          <w:cnfStyle w:val="000000100000"/>
        </w:trPr>
        <w:tc>
          <w:tcPr>
            <w:cnfStyle w:val="001000000000"/>
            <w:tcW w:w="1259" w:type="dxa"/>
            <w:vMerge/>
            <w:vAlign w:val="center"/>
          </w:tcPr>
          <w:p w:rsidR="001E583A" w:rsidRDefault="001E583A" w:rsidP="00B1307D">
            <w:pPr>
              <w:jc w:val="center"/>
              <w:rPr>
                <w:b w:val="0"/>
                <w:bCs w:val="0"/>
              </w:rPr>
            </w:pPr>
          </w:p>
        </w:tc>
        <w:tc>
          <w:tcPr>
            <w:tcW w:w="1259" w:type="dxa"/>
            <w:vAlign w:val="center"/>
          </w:tcPr>
          <w:p w:rsidR="001E583A" w:rsidRDefault="00217C61" w:rsidP="00B1307D">
            <w:pPr>
              <w:jc w:val="center"/>
              <w:cnfStyle w:val="000000100000"/>
            </w:pPr>
            <w:r>
              <w:rPr>
                <w:rFonts w:hint="eastAsia"/>
              </w:rPr>
              <w:t>tags/</w:t>
            </w:r>
          </w:p>
        </w:tc>
        <w:tc>
          <w:tcPr>
            <w:tcW w:w="6706" w:type="dxa"/>
            <w:vAlign w:val="center"/>
          </w:tcPr>
          <w:p w:rsidR="00C754DC" w:rsidRPr="00217C61" w:rsidRDefault="00C754DC" w:rsidP="000F0F6E">
            <w:pPr>
              <w:jc w:val="left"/>
              <w:cnfStyle w:val="000000100000"/>
            </w:pPr>
          </w:p>
        </w:tc>
      </w:tr>
      <w:tr w:rsidR="00217C61" w:rsidTr="00C84B1B">
        <w:trPr>
          <w:trHeight w:val="4581"/>
        </w:trPr>
        <w:tc>
          <w:tcPr>
            <w:cnfStyle w:val="001000000000"/>
            <w:tcW w:w="9224" w:type="dxa"/>
            <w:gridSpan w:val="3"/>
            <w:vAlign w:val="center"/>
          </w:tcPr>
          <w:p w:rsidR="00217C61" w:rsidRPr="00217C61" w:rsidRDefault="00217C61" w:rsidP="00B14991">
            <w:pPr>
              <w:pStyle w:val="af0"/>
              <w:numPr>
                <w:ilvl w:val="0"/>
                <w:numId w:val="4"/>
              </w:numPr>
              <w:spacing w:after="0"/>
              <w:ind w:leftChars="0" w:left="227" w:hanging="227"/>
              <w:jc w:val="left"/>
              <w:rPr>
                <w:b w:val="0"/>
                <w:lang w:eastAsia="ko-KR"/>
              </w:rPr>
            </w:pPr>
            <w:r>
              <w:rPr>
                <w:rFonts w:hint="eastAsia"/>
                <w:b w:val="0"/>
                <w:lang w:eastAsia="ko-KR"/>
              </w:rPr>
              <w:t>Version rule</w:t>
            </w:r>
          </w:p>
          <w:p w:rsidR="00217C61" w:rsidRPr="00217C61" w:rsidRDefault="00217C61" w:rsidP="00217C61">
            <w:pPr>
              <w:pStyle w:val="af0"/>
              <w:numPr>
                <w:ilvl w:val="0"/>
                <w:numId w:val="3"/>
              </w:numPr>
              <w:spacing w:after="0"/>
              <w:ind w:leftChars="0"/>
              <w:jc w:val="left"/>
              <w:rPr>
                <w:lang w:eastAsia="ko-KR"/>
              </w:rPr>
            </w:pPr>
            <w:del w:id="33" w:author="조용석" w:date="2014-08-27T10:20:00Z">
              <w:r w:rsidDel="001B0952">
                <w:rPr>
                  <w:rFonts w:hint="eastAsia"/>
                  <w:lang w:eastAsia="ko-KR"/>
                </w:rPr>
                <w:delText>perseus-</w:delText>
              </w:r>
            </w:del>
            <w:ins w:id="34" w:author="조용석" w:date="2014-08-27T10:20:00Z">
              <w:r w:rsidR="001B0952">
                <w:rPr>
                  <w:rFonts w:hint="eastAsia"/>
                  <w:lang w:eastAsia="ko-KR"/>
                </w:rPr>
                <w:t>v</w:t>
              </w:r>
            </w:ins>
            <w:r w:rsidR="00C84B1B">
              <w:rPr>
                <w:rFonts w:hint="eastAsia"/>
                <w:lang w:eastAsia="ko-KR"/>
              </w:rPr>
              <w:t>[</w:t>
            </w:r>
            <w:proofErr w:type="spellStart"/>
            <w:r w:rsidR="00C84B1B">
              <w:rPr>
                <w:rFonts w:hint="eastAsia"/>
                <w:lang w:eastAsia="ko-KR"/>
              </w:rPr>
              <w:t>MajorVersion</w:t>
            </w:r>
            <w:proofErr w:type="spellEnd"/>
            <w:r>
              <w:rPr>
                <w:rFonts w:hint="eastAsia"/>
                <w:lang w:eastAsia="ko-KR"/>
              </w:rPr>
              <w:t>].[</w:t>
            </w:r>
            <w:proofErr w:type="spellStart"/>
            <w:r>
              <w:rPr>
                <w:rFonts w:hint="eastAsia"/>
                <w:lang w:eastAsia="ko-KR"/>
              </w:rPr>
              <w:t>Minor</w:t>
            </w:r>
            <w:r w:rsidR="00C84B1B">
              <w:rPr>
                <w:rFonts w:hint="eastAsia"/>
                <w:lang w:eastAsia="ko-KR"/>
              </w:rPr>
              <w:t>Version</w:t>
            </w:r>
            <w:proofErr w:type="spellEnd"/>
            <w:r>
              <w:rPr>
                <w:rFonts w:hint="eastAsia"/>
                <w:lang w:eastAsia="ko-KR"/>
              </w:rPr>
              <w:t>].[</w:t>
            </w:r>
            <w:proofErr w:type="spellStart"/>
            <w:r>
              <w:rPr>
                <w:rFonts w:hint="eastAsia"/>
                <w:lang w:eastAsia="ko-KR"/>
              </w:rPr>
              <w:t>Patch</w:t>
            </w:r>
            <w:r w:rsidR="00C84B1B">
              <w:rPr>
                <w:rFonts w:hint="eastAsia"/>
                <w:lang w:eastAsia="ko-KR"/>
              </w:rPr>
              <w:t>Version</w:t>
            </w:r>
            <w:proofErr w:type="spellEnd"/>
            <w:r>
              <w:rPr>
                <w:rFonts w:hint="eastAsia"/>
                <w:lang w:eastAsia="ko-KR"/>
              </w:rPr>
              <w:t>]</w:t>
            </w:r>
          </w:p>
          <w:p w:rsidR="00217C61" w:rsidRPr="00217C61" w:rsidRDefault="00217C61" w:rsidP="00217C61">
            <w:pPr>
              <w:pStyle w:val="af0"/>
              <w:numPr>
                <w:ilvl w:val="0"/>
                <w:numId w:val="3"/>
              </w:numPr>
              <w:spacing w:after="0"/>
              <w:ind w:leftChars="0"/>
              <w:jc w:val="left"/>
              <w:rPr>
                <w:rFonts w:eastAsiaTheme="minorHAnsi" w:cs="Tahoma"/>
                <w:lang w:eastAsia="ko-KR"/>
              </w:rPr>
            </w:pPr>
            <w:proofErr w:type="spellStart"/>
            <w:r w:rsidRPr="00217C61">
              <w:rPr>
                <w:rFonts w:eastAsiaTheme="minorHAnsi" w:cs="Tahoma"/>
                <w:lang w:eastAsia="ko-KR"/>
              </w:rPr>
              <w:t>Major</w:t>
            </w:r>
            <w:r w:rsidR="00C84B1B">
              <w:rPr>
                <w:rFonts w:eastAsiaTheme="minorHAnsi" w:cs="Tahoma" w:hint="eastAsia"/>
                <w:lang w:eastAsia="ko-KR"/>
              </w:rPr>
              <w:t>Version</w:t>
            </w:r>
            <w:proofErr w:type="spellEnd"/>
            <w:r w:rsidRPr="00217C61">
              <w:rPr>
                <w:rFonts w:eastAsiaTheme="minorHAnsi" w:cs="Tahoma"/>
                <w:lang w:eastAsia="ko-KR"/>
              </w:rPr>
              <w:t xml:space="preserve">: </w:t>
            </w:r>
            <w:r w:rsidRPr="00217C61">
              <w:rPr>
                <w:rFonts w:eastAsiaTheme="minorHAnsi" w:cs="Tahoma"/>
                <w:lang w:eastAsia="ko-KR"/>
              </w:rPr>
              <w:t>전체적인</w:t>
            </w:r>
            <w:r w:rsidRPr="00217C61">
              <w:rPr>
                <w:rFonts w:eastAsiaTheme="minorHAnsi" w:cs="Tahoma"/>
                <w:lang w:eastAsia="ko-KR"/>
              </w:rPr>
              <w:t xml:space="preserve"> build </w:t>
            </w:r>
            <w:r w:rsidRPr="00217C61">
              <w:rPr>
                <w:rFonts w:eastAsiaTheme="minorHAnsi" w:cs="Tahoma"/>
                <w:lang w:eastAsia="ko-KR"/>
              </w:rPr>
              <w:t>환경에</w:t>
            </w:r>
            <w:r w:rsidRPr="00217C61">
              <w:rPr>
                <w:rFonts w:eastAsiaTheme="minorHAnsi" w:cs="Tahoma"/>
                <w:lang w:eastAsia="ko-KR"/>
              </w:rPr>
              <w:t xml:space="preserve"> </w:t>
            </w:r>
            <w:r w:rsidRPr="00217C61">
              <w:rPr>
                <w:rFonts w:eastAsiaTheme="minorHAnsi" w:cs="Tahoma"/>
                <w:lang w:eastAsia="ko-KR"/>
              </w:rPr>
              <w:t>변화된</w:t>
            </w:r>
            <w:r w:rsidRPr="00217C61">
              <w:rPr>
                <w:rFonts w:eastAsiaTheme="minorHAnsi" w:cs="Tahoma"/>
                <w:lang w:eastAsia="ko-KR"/>
              </w:rPr>
              <w:t xml:space="preserve"> </w:t>
            </w:r>
            <w:r w:rsidRPr="00217C61">
              <w:rPr>
                <w:rFonts w:eastAsiaTheme="minorHAnsi" w:cs="Tahoma"/>
                <w:lang w:eastAsia="ko-KR"/>
              </w:rPr>
              <w:t>사항</w:t>
            </w:r>
            <w:r w:rsidRPr="00217C61">
              <w:rPr>
                <w:rFonts w:eastAsiaTheme="minorHAnsi" w:cs="Tahoma"/>
                <w:lang w:eastAsia="ko-KR"/>
              </w:rPr>
              <w:t xml:space="preserve"> </w:t>
            </w:r>
            <w:r w:rsidRPr="00217C61">
              <w:rPr>
                <w:rFonts w:eastAsiaTheme="minorHAnsi" w:cs="Tahoma"/>
                <w:lang w:eastAsia="ko-KR"/>
              </w:rPr>
              <w:t>적용</w:t>
            </w:r>
            <w:r w:rsidRPr="00217C61">
              <w:rPr>
                <w:rFonts w:eastAsiaTheme="minorHAnsi" w:cs="Tahoma"/>
                <w:lang w:eastAsia="ko-KR"/>
              </w:rPr>
              <w:t xml:space="preserve">, SDK version </w:t>
            </w:r>
            <w:proofErr w:type="spellStart"/>
            <w:r w:rsidRPr="00217C61">
              <w:rPr>
                <w:rFonts w:eastAsiaTheme="minorHAnsi" w:cs="Tahoma"/>
                <w:lang w:eastAsia="ko-KR"/>
              </w:rPr>
              <w:t>변경시</w:t>
            </w:r>
            <w:proofErr w:type="spellEnd"/>
            <w:r w:rsidRPr="00217C61">
              <w:rPr>
                <w:rFonts w:eastAsiaTheme="minorHAnsi" w:cs="Tahoma"/>
                <w:lang w:eastAsia="ko-KR"/>
              </w:rPr>
              <w:t xml:space="preserve">, </w:t>
            </w:r>
            <w:r w:rsidRPr="00217C61">
              <w:rPr>
                <w:rFonts w:eastAsiaTheme="minorHAnsi" w:cs="Tahoma"/>
                <w:lang w:eastAsia="ko-KR"/>
              </w:rPr>
              <w:t>와</w:t>
            </w:r>
            <w:r w:rsidRPr="00217C61">
              <w:rPr>
                <w:rFonts w:eastAsiaTheme="minorHAnsi" w:cs="Tahoma"/>
                <w:lang w:eastAsia="ko-KR"/>
              </w:rPr>
              <w:t xml:space="preserve"> </w:t>
            </w:r>
            <w:r w:rsidRPr="00217C61">
              <w:rPr>
                <w:rFonts w:eastAsiaTheme="minorHAnsi" w:cs="Tahoma"/>
                <w:lang w:eastAsia="ko-KR"/>
              </w:rPr>
              <w:t>같이</w:t>
            </w:r>
            <w:r w:rsidRPr="00217C61">
              <w:rPr>
                <w:rFonts w:eastAsiaTheme="minorHAnsi" w:cs="Tahoma"/>
                <w:lang w:eastAsia="ko-KR"/>
              </w:rPr>
              <w:t xml:space="preserve"> </w:t>
            </w:r>
            <w:r w:rsidRPr="00217C61">
              <w:rPr>
                <w:rFonts w:eastAsiaTheme="minorHAnsi" w:cs="Tahoma"/>
                <w:lang w:eastAsia="ko-KR"/>
              </w:rPr>
              <w:t>큰</w:t>
            </w:r>
            <w:r w:rsidRPr="00217C61">
              <w:rPr>
                <w:rFonts w:eastAsiaTheme="minorHAnsi" w:cs="Tahoma"/>
                <w:lang w:eastAsia="ko-KR"/>
              </w:rPr>
              <w:t xml:space="preserve"> </w:t>
            </w:r>
            <w:r w:rsidRPr="00217C61">
              <w:rPr>
                <w:rFonts w:eastAsiaTheme="minorHAnsi" w:cs="Tahoma"/>
                <w:lang w:eastAsia="ko-KR"/>
              </w:rPr>
              <w:t>틀의</w:t>
            </w:r>
            <w:r w:rsidRPr="00217C61">
              <w:rPr>
                <w:rFonts w:eastAsiaTheme="minorHAnsi" w:cs="Tahoma"/>
                <w:lang w:eastAsia="ko-KR"/>
              </w:rPr>
              <w:t xml:space="preserve"> </w:t>
            </w:r>
            <w:r w:rsidRPr="00217C61">
              <w:rPr>
                <w:rFonts w:eastAsiaTheme="minorHAnsi" w:cs="Tahoma"/>
                <w:lang w:eastAsia="ko-KR"/>
              </w:rPr>
              <w:t>변경이라</w:t>
            </w:r>
            <w:r w:rsidRPr="00217C61">
              <w:rPr>
                <w:rFonts w:eastAsiaTheme="minorHAnsi" w:cs="Tahoma"/>
                <w:lang w:eastAsia="ko-KR"/>
              </w:rPr>
              <w:t xml:space="preserve"> </w:t>
            </w:r>
            <w:r w:rsidRPr="00217C61">
              <w:rPr>
                <w:rFonts w:eastAsiaTheme="minorHAnsi" w:cs="Tahoma"/>
                <w:lang w:eastAsia="ko-KR"/>
              </w:rPr>
              <w:t>판단될</w:t>
            </w:r>
            <w:r w:rsidRPr="00217C61">
              <w:rPr>
                <w:rFonts w:eastAsiaTheme="minorHAnsi" w:cs="Tahoma"/>
                <w:lang w:eastAsia="ko-KR"/>
              </w:rPr>
              <w:t xml:space="preserve"> </w:t>
            </w:r>
            <w:r w:rsidRPr="00217C61">
              <w:rPr>
                <w:rFonts w:eastAsiaTheme="minorHAnsi" w:cs="Tahoma"/>
                <w:lang w:eastAsia="ko-KR"/>
              </w:rPr>
              <w:t>경우</w:t>
            </w:r>
            <w:r w:rsidRPr="00217C61">
              <w:rPr>
                <w:rFonts w:eastAsiaTheme="minorHAnsi" w:cs="Tahoma"/>
                <w:lang w:eastAsia="ko-KR"/>
              </w:rPr>
              <w:t xml:space="preserve"> </w:t>
            </w:r>
            <w:r w:rsidRPr="00217C61">
              <w:rPr>
                <w:rFonts w:eastAsiaTheme="minorHAnsi" w:cs="Tahoma"/>
                <w:lang w:eastAsia="ko-KR"/>
              </w:rPr>
              <w:t>합의하여</w:t>
            </w:r>
            <w:r w:rsidRPr="00217C61">
              <w:rPr>
                <w:rFonts w:eastAsiaTheme="minorHAnsi" w:cs="Tahoma"/>
                <w:lang w:eastAsia="ko-KR"/>
              </w:rPr>
              <w:t xml:space="preserve"> major </w:t>
            </w:r>
            <w:r w:rsidRPr="00217C61">
              <w:rPr>
                <w:rFonts w:eastAsiaTheme="minorHAnsi" w:cs="Tahoma"/>
                <w:lang w:eastAsia="ko-KR"/>
              </w:rPr>
              <w:t>변경</w:t>
            </w:r>
          </w:p>
          <w:p w:rsidR="00217C61" w:rsidRPr="00217C61" w:rsidRDefault="00217C61" w:rsidP="00217C61">
            <w:pPr>
              <w:pStyle w:val="af0"/>
              <w:numPr>
                <w:ilvl w:val="0"/>
                <w:numId w:val="3"/>
              </w:numPr>
              <w:spacing w:after="0"/>
              <w:ind w:leftChars="0"/>
              <w:jc w:val="left"/>
              <w:rPr>
                <w:rFonts w:eastAsiaTheme="minorHAnsi" w:cs="Tahoma"/>
              </w:rPr>
            </w:pPr>
            <w:proofErr w:type="spellStart"/>
            <w:r w:rsidRPr="00217C61">
              <w:rPr>
                <w:rFonts w:eastAsiaTheme="minorHAnsi" w:cs="Tahoma"/>
              </w:rPr>
              <w:t>Minor</w:t>
            </w:r>
            <w:r w:rsidR="00C84B1B">
              <w:rPr>
                <w:rFonts w:eastAsiaTheme="minorHAnsi" w:cs="Tahoma" w:hint="eastAsia"/>
                <w:lang w:eastAsia="ko-KR"/>
              </w:rPr>
              <w:t>Version</w:t>
            </w:r>
            <w:proofErr w:type="spellEnd"/>
            <w:r w:rsidRPr="00217C61">
              <w:rPr>
                <w:rFonts w:eastAsiaTheme="minorHAnsi" w:cs="Tahoma"/>
              </w:rPr>
              <w:t xml:space="preserve">: Major version release </w:t>
            </w:r>
            <w:proofErr w:type="spellStart"/>
            <w:r w:rsidRPr="00217C61">
              <w:rPr>
                <w:rFonts w:eastAsiaTheme="minorHAnsi" w:cs="Tahoma"/>
              </w:rPr>
              <w:t>이후</w:t>
            </w:r>
            <w:proofErr w:type="spellEnd"/>
            <w:r w:rsidRPr="00217C61">
              <w:rPr>
                <w:rFonts w:eastAsiaTheme="minorHAnsi" w:cs="Tahoma"/>
              </w:rPr>
              <w:t xml:space="preserve"> </w:t>
            </w:r>
            <w:proofErr w:type="spellStart"/>
            <w:r w:rsidRPr="00217C61">
              <w:rPr>
                <w:rFonts w:eastAsiaTheme="minorHAnsi" w:cs="Tahoma"/>
              </w:rPr>
              <w:t>각종</w:t>
            </w:r>
            <w:proofErr w:type="spellEnd"/>
            <w:r w:rsidRPr="00217C61">
              <w:rPr>
                <w:rFonts w:eastAsiaTheme="minorHAnsi" w:cs="Tahoma"/>
              </w:rPr>
              <w:t xml:space="preserve"> </w:t>
            </w:r>
            <w:proofErr w:type="spellStart"/>
            <w:r w:rsidRPr="00217C61">
              <w:rPr>
                <w:rFonts w:eastAsiaTheme="minorHAnsi" w:cs="Tahoma"/>
              </w:rPr>
              <w:t>버그</w:t>
            </w:r>
            <w:proofErr w:type="spellEnd"/>
            <w:r w:rsidRPr="00217C61">
              <w:rPr>
                <w:rFonts w:eastAsiaTheme="minorHAnsi" w:cs="Tahoma"/>
              </w:rPr>
              <w:t xml:space="preserve"> </w:t>
            </w:r>
            <w:proofErr w:type="spellStart"/>
            <w:r w:rsidRPr="00217C61">
              <w:rPr>
                <w:rFonts w:eastAsiaTheme="minorHAnsi" w:cs="Tahoma"/>
              </w:rPr>
              <w:t>해결된</w:t>
            </w:r>
            <w:proofErr w:type="spellEnd"/>
            <w:r w:rsidRPr="00217C61">
              <w:rPr>
                <w:rFonts w:eastAsiaTheme="minorHAnsi" w:cs="Tahoma"/>
              </w:rPr>
              <w:t xml:space="preserve"> </w:t>
            </w:r>
            <w:proofErr w:type="spellStart"/>
            <w:r w:rsidRPr="00217C61">
              <w:rPr>
                <w:rFonts w:eastAsiaTheme="minorHAnsi" w:cs="Tahoma"/>
              </w:rPr>
              <w:t>version</w:t>
            </w:r>
            <w:r w:rsidRPr="00217C61">
              <w:rPr>
                <w:rFonts w:eastAsiaTheme="minorHAnsi" w:cs="Tahoma"/>
              </w:rPr>
              <w:t>을</w:t>
            </w:r>
            <w:proofErr w:type="spellEnd"/>
            <w:r w:rsidRPr="00217C61">
              <w:rPr>
                <w:rFonts w:eastAsiaTheme="minorHAnsi" w:cs="Tahoma"/>
              </w:rPr>
              <w:t xml:space="preserve"> release </w:t>
            </w:r>
            <w:r w:rsidRPr="00217C61">
              <w:rPr>
                <w:rFonts w:eastAsiaTheme="minorHAnsi" w:cs="Tahoma"/>
              </w:rPr>
              <w:t>할</w:t>
            </w:r>
            <w:r w:rsidRPr="00217C61">
              <w:rPr>
                <w:rFonts w:eastAsiaTheme="minorHAnsi" w:cs="Tahoma"/>
              </w:rPr>
              <w:t xml:space="preserve"> </w:t>
            </w:r>
            <w:proofErr w:type="spellStart"/>
            <w:r w:rsidRPr="00217C61">
              <w:rPr>
                <w:rFonts w:eastAsiaTheme="minorHAnsi" w:cs="Tahoma"/>
              </w:rPr>
              <w:t>경우에</w:t>
            </w:r>
            <w:proofErr w:type="spellEnd"/>
            <w:r w:rsidRPr="00217C61">
              <w:rPr>
                <w:rFonts w:eastAsiaTheme="minorHAnsi" w:cs="Tahoma"/>
              </w:rPr>
              <w:t xml:space="preserve"> </w:t>
            </w:r>
            <w:proofErr w:type="spellStart"/>
            <w:r w:rsidR="00C84B1B">
              <w:rPr>
                <w:rFonts w:eastAsiaTheme="minorHAnsi" w:cs="Tahoma"/>
              </w:rPr>
              <w:t>합의</w:t>
            </w:r>
            <w:proofErr w:type="spellEnd"/>
            <w:r w:rsidR="00C84B1B">
              <w:rPr>
                <w:rFonts w:eastAsiaTheme="minorHAnsi" w:cs="Tahoma" w:hint="eastAsia"/>
                <w:lang w:eastAsia="ko-KR"/>
              </w:rPr>
              <w:t>하</w:t>
            </w:r>
            <w:r w:rsidRPr="00217C61">
              <w:rPr>
                <w:rFonts w:eastAsiaTheme="minorHAnsi" w:cs="Tahoma"/>
              </w:rPr>
              <w:t>여</w:t>
            </w:r>
            <w:r w:rsidRPr="00217C61">
              <w:rPr>
                <w:rFonts w:eastAsiaTheme="minorHAnsi" w:cs="Tahoma"/>
              </w:rPr>
              <w:t xml:space="preserve"> minor </w:t>
            </w:r>
            <w:proofErr w:type="spellStart"/>
            <w:r w:rsidR="00C84B1B">
              <w:rPr>
                <w:rFonts w:eastAsiaTheme="minorHAnsi" w:cs="Tahoma" w:hint="eastAsia"/>
                <w:lang w:eastAsia="ko-KR"/>
              </w:rPr>
              <w:t>version</w:t>
            </w:r>
            <w:r w:rsidRPr="00217C61">
              <w:rPr>
                <w:rFonts w:eastAsiaTheme="minorHAnsi" w:cs="Tahoma"/>
              </w:rPr>
              <w:t>변경</w:t>
            </w:r>
            <w:proofErr w:type="spellEnd"/>
          </w:p>
          <w:p w:rsidR="00217C61" w:rsidRPr="00217C61" w:rsidRDefault="00C84B1B" w:rsidP="00217C61">
            <w:pPr>
              <w:pStyle w:val="af0"/>
              <w:numPr>
                <w:ilvl w:val="0"/>
                <w:numId w:val="3"/>
              </w:numPr>
              <w:spacing w:after="0"/>
              <w:ind w:leftChars="0"/>
              <w:jc w:val="left"/>
              <w:rPr>
                <w:rFonts w:eastAsiaTheme="minorHAnsi" w:cs="Tahoma"/>
              </w:rPr>
            </w:pPr>
            <w:proofErr w:type="spellStart"/>
            <w:r>
              <w:rPr>
                <w:rFonts w:eastAsiaTheme="minorHAnsi" w:cs="Tahoma"/>
              </w:rPr>
              <w:t>Patch</w:t>
            </w:r>
            <w:r>
              <w:rPr>
                <w:rFonts w:eastAsiaTheme="minorHAnsi" w:cs="Tahoma" w:hint="eastAsia"/>
                <w:lang w:eastAsia="ko-KR"/>
              </w:rPr>
              <w:t>Version</w:t>
            </w:r>
            <w:proofErr w:type="spellEnd"/>
            <w:r w:rsidR="00217C61" w:rsidRPr="00217C61">
              <w:rPr>
                <w:rFonts w:eastAsiaTheme="minorHAnsi" w:cs="Tahoma"/>
              </w:rPr>
              <w:t xml:space="preserve">: Minor version </w:t>
            </w:r>
            <w:r w:rsidR="00217C61" w:rsidRPr="00217C61">
              <w:rPr>
                <w:rFonts w:eastAsiaTheme="minorHAnsi" w:cs="Tahoma"/>
              </w:rPr>
              <w:t>에</w:t>
            </w:r>
            <w:r w:rsidR="00217C61" w:rsidRPr="00217C61">
              <w:rPr>
                <w:rFonts w:eastAsiaTheme="minorHAnsi" w:cs="Tahoma"/>
              </w:rPr>
              <w:t xml:space="preserve"> </w:t>
            </w:r>
            <w:proofErr w:type="spellStart"/>
            <w:r w:rsidR="00217C61" w:rsidRPr="00217C61">
              <w:rPr>
                <w:rFonts w:eastAsiaTheme="minorHAnsi" w:cs="Tahoma"/>
              </w:rPr>
              <w:t>대해서</w:t>
            </w:r>
            <w:proofErr w:type="spellEnd"/>
            <w:r w:rsidR="00217C61" w:rsidRPr="00217C61">
              <w:rPr>
                <w:rFonts w:eastAsiaTheme="minorHAnsi" w:cs="Tahoma"/>
              </w:rPr>
              <w:t xml:space="preserve"> </w:t>
            </w:r>
            <w:proofErr w:type="spellStart"/>
            <w:r w:rsidR="00217C61" w:rsidRPr="00217C61">
              <w:rPr>
                <w:rFonts w:eastAsiaTheme="minorHAnsi" w:cs="Tahoma"/>
              </w:rPr>
              <w:t>patch</w:t>
            </w:r>
            <w:r w:rsidR="00217C61" w:rsidRPr="00217C61">
              <w:rPr>
                <w:rFonts w:eastAsiaTheme="minorHAnsi" w:cs="Tahoma"/>
              </w:rPr>
              <w:t>를</w:t>
            </w:r>
            <w:proofErr w:type="spellEnd"/>
            <w:r w:rsidR="00217C61" w:rsidRPr="00217C61">
              <w:rPr>
                <w:rFonts w:eastAsiaTheme="minorHAnsi" w:cs="Tahoma"/>
              </w:rPr>
              <w:t xml:space="preserve"> </w:t>
            </w:r>
            <w:proofErr w:type="spellStart"/>
            <w:r w:rsidR="00217C61" w:rsidRPr="00217C61">
              <w:rPr>
                <w:rFonts w:eastAsiaTheme="minorHAnsi" w:cs="Tahoma"/>
              </w:rPr>
              <w:t>했을</w:t>
            </w:r>
            <w:proofErr w:type="spellEnd"/>
            <w:r w:rsidR="00217C61" w:rsidRPr="00217C61">
              <w:rPr>
                <w:rFonts w:eastAsiaTheme="minorHAnsi" w:cs="Tahoma"/>
              </w:rPr>
              <w:t xml:space="preserve"> </w:t>
            </w:r>
            <w:proofErr w:type="spellStart"/>
            <w:r w:rsidR="00217C61" w:rsidRPr="00217C61">
              <w:rPr>
                <w:rFonts w:eastAsiaTheme="minorHAnsi" w:cs="Tahoma"/>
              </w:rPr>
              <w:t>경우</w:t>
            </w:r>
            <w:proofErr w:type="spellEnd"/>
            <w:r w:rsidR="00217C61" w:rsidRPr="00217C61">
              <w:rPr>
                <w:rFonts w:eastAsiaTheme="minorHAnsi" w:cs="Tahoma"/>
              </w:rPr>
              <w:t>,  version up</w:t>
            </w:r>
          </w:p>
          <w:p w:rsidR="00217C61" w:rsidRPr="00217C61" w:rsidRDefault="00217C61" w:rsidP="00217C61">
            <w:pPr>
              <w:jc w:val="left"/>
            </w:pPr>
          </w:p>
        </w:tc>
      </w:tr>
    </w:tbl>
    <w:p w:rsidR="002F6CA9" w:rsidRDefault="002F6CA9" w:rsidP="00EB39DD">
      <w:pPr>
        <w:spacing w:line="240" w:lineRule="auto"/>
      </w:pPr>
    </w:p>
    <w:p w:rsidR="00C84B1B" w:rsidRPr="00C84B1B" w:rsidRDefault="00C84B1B" w:rsidP="00C84B1B">
      <w:pPr>
        <w:pStyle w:val="af3"/>
        <w:shd w:val="clear" w:color="auto" w:fill="FFFFFF"/>
        <w:rPr>
          <w:rFonts w:asciiTheme="minorHAnsi" w:eastAsiaTheme="minorHAnsi" w:hAnsiTheme="minorHAnsi" w:cs="Tahoma"/>
          <w:color w:val="000000"/>
          <w:sz w:val="20"/>
          <w:szCs w:val="20"/>
        </w:rPr>
      </w:pPr>
      <w:r w:rsidRPr="00C84B1B">
        <w:rPr>
          <w:rFonts w:asciiTheme="minorHAnsi" w:eastAsiaTheme="minorHAnsi" w:hAnsiTheme="minorHAnsi" w:cs="Tahoma"/>
          <w:color w:val="000000"/>
          <w:sz w:val="20"/>
          <w:szCs w:val="20"/>
        </w:rPr>
        <w:t>-    Checkout / Export 차이를 이해할 것 (</w:t>
      </w:r>
      <w:r>
        <w:rPr>
          <w:rFonts w:asciiTheme="minorHAnsi" w:eastAsiaTheme="minorHAnsi" w:hAnsiTheme="minorHAnsi" w:cs="Tahoma" w:hint="eastAsia"/>
          <w:color w:val="000000"/>
          <w:sz w:val="20"/>
          <w:szCs w:val="20"/>
        </w:rPr>
        <w:t xml:space="preserve">본 문서 </w:t>
      </w:r>
      <w:r>
        <w:rPr>
          <w:rFonts w:asciiTheme="minorHAnsi" w:eastAsiaTheme="minorHAnsi" w:hAnsiTheme="minorHAnsi" w:cs="Tahoma"/>
          <w:color w:val="000000"/>
          <w:sz w:val="20"/>
          <w:szCs w:val="20"/>
        </w:rPr>
        <w:t>‘</w:t>
      </w:r>
      <w:r>
        <w:rPr>
          <w:rFonts w:asciiTheme="minorHAnsi" w:eastAsiaTheme="minorHAnsi" w:hAnsiTheme="minorHAnsi" w:cs="Tahoma" w:hint="eastAsia"/>
          <w:color w:val="000000"/>
          <w:sz w:val="20"/>
          <w:szCs w:val="20"/>
        </w:rPr>
        <w:t>2장 SVN 설치 및 사용법</w:t>
      </w:r>
      <w:r>
        <w:rPr>
          <w:rFonts w:asciiTheme="minorHAnsi" w:eastAsiaTheme="minorHAnsi" w:hAnsiTheme="minorHAnsi" w:cs="Tahoma"/>
          <w:color w:val="000000"/>
          <w:sz w:val="20"/>
          <w:szCs w:val="20"/>
        </w:rPr>
        <w:t>’</w:t>
      </w:r>
      <w:r>
        <w:rPr>
          <w:rFonts w:asciiTheme="minorHAnsi" w:eastAsiaTheme="minorHAnsi" w:hAnsiTheme="minorHAnsi" w:cs="Tahoma" w:hint="eastAsia"/>
          <w:color w:val="000000"/>
          <w:sz w:val="20"/>
          <w:szCs w:val="20"/>
        </w:rPr>
        <w:t xml:space="preserve"> 참조</w:t>
      </w:r>
      <w:r w:rsidRPr="00C84B1B">
        <w:rPr>
          <w:rFonts w:asciiTheme="minorHAnsi" w:eastAsiaTheme="minorHAnsi" w:hAnsiTheme="minorHAnsi" w:cs="Tahoma"/>
          <w:color w:val="000000"/>
          <w:sz w:val="20"/>
          <w:szCs w:val="20"/>
        </w:rPr>
        <w:t>.)</w:t>
      </w:r>
    </w:p>
    <w:p w:rsidR="00C84B1B" w:rsidRPr="00C84B1B" w:rsidRDefault="00C84B1B" w:rsidP="00C84B1B">
      <w:pPr>
        <w:pStyle w:val="af3"/>
        <w:shd w:val="clear" w:color="auto" w:fill="FFFFFF"/>
        <w:rPr>
          <w:rFonts w:asciiTheme="minorHAnsi" w:eastAsiaTheme="minorHAnsi" w:hAnsiTheme="minorHAnsi" w:cs="Tahoma"/>
          <w:color w:val="000000"/>
          <w:sz w:val="20"/>
          <w:szCs w:val="20"/>
        </w:rPr>
      </w:pPr>
      <w:r w:rsidRPr="00C84B1B">
        <w:rPr>
          <w:rFonts w:asciiTheme="minorHAnsi" w:eastAsiaTheme="minorHAnsi" w:hAnsiTheme="minorHAnsi" w:cs="Tahoma"/>
          <w:color w:val="000000"/>
          <w:sz w:val="20"/>
          <w:szCs w:val="20"/>
        </w:rPr>
        <w:t>-    소스를 수정하거나 Commit하기 전에는 update 명령어를 사용하여, 다른 작업의 수정사항을 반영하여 작업하기. (작업 시간이 오래 걸릴 경우, 수시로 할 필요가 있습니다.)</w:t>
      </w:r>
    </w:p>
    <w:p w:rsidR="00C84B1B" w:rsidRPr="00C84B1B" w:rsidRDefault="00C84B1B" w:rsidP="00C84B1B">
      <w:pPr>
        <w:pStyle w:val="af3"/>
        <w:shd w:val="clear" w:color="auto" w:fill="FFFFFF"/>
        <w:rPr>
          <w:rFonts w:asciiTheme="minorHAnsi" w:eastAsiaTheme="minorHAnsi" w:hAnsiTheme="minorHAnsi" w:cs="Tahoma"/>
          <w:color w:val="000000"/>
          <w:sz w:val="20"/>
          <w:szCs w:val="20"/>
        </w:rPr>
      </w:pPr>
      <w:r w:rsidRPr="00C84B1B">
        <w:rPr>
          <w:rFonts w:asciiTheme="minorHAnsi" w:eastAsiaTheme="minorHAnsi" w:hAnsiTheme="minorHAnsi" w:cs="Tahoma"/>
          <w:color w:val="000000"/>
          <w:sz w:val="20"/>
          <w:szCs w:val="20"/>
        </w:rPr>
        <w:t xml:space="preserve">-    Commit시 </w:t>
      </w:r>
      <w:proofErr w:type="spellStart"/>
      <w:r w:rsidRPr="00C84B1B">
        <w:rPr>
          <w:rFonts w:asciiTheme="minorHAnsi" w:eastAsiaTheme="minorHAnsi" w:hAnsiTheme="minorHAnsi" w:cs="Tahoma"/>
          <w:color w:val="000000"/>
          <w:sz w:val="20"/>
          <w:szCs w:val="20"/>
        </w:rPr>
        <w:t>수정자</w:t>
      </w:r>
      <w:proofErr w:type="spellEnd"/>
      <w:r w:rsidRPr="00C84B1B">
        <w:rPr>
          <w:rFonts w:asciiTheme="minorHAnsi" w:eastAsiaTheme="minorHAnsi" w:hAnsiTheme="minorHAnsi" w:cs="Tahoma"/>
          <w:color w:val="000000"/>
          <w:sz w:val="20"/>
          <w:szCs w:val="20"/>
        </w:rPr>
        <w:t>, 변경된 내용을 영문으로 표기하기</w:t>
      </w:r>
    </w:p>
    <w:p w:rsidR="00C84B1B" w:rsidRPr="00C84B1B" w:rsidRDefault="00C84B1B" w:rsidP="00C84B1B">
      <w:pPr>
        <w:pStyle w:val="af3"/>
        <w:shd w:val="clear" w:color="auto" w:fill="FFFFFF"/>
        <w:spacing w:before="0" w:beforeAutospacing="0" w:after="0" w:afterAutospacing="0"/>
        <w:ind w:left="1200" w:hanging="400"/>
        <w:rPr>
          <w:rFonts w:asciiTheme="minorHAnsi" w:eastAsiaTheme="minorHAnsi" w:hAnsiTheme="minorHAnsi" w:cs="Tahoma"/>
          <w:color w:val="000000"/>
          <w:sz w:val="20"/>
          <w:szCs w:val="20"/>
        </w:rPr>
      </w:pPr>
      <w:r>
        <w:rPr>
          <w:rFonts w:asciiTheme="minorHAnsi" w:eastAsiaTheme="minorHAnsi" w:hAnsiTheme="minorHAnsi" w:cs="Tahoma" w:hint="eastAsia"/>
          <w:color w:val="000000"/>
          <w:sz w:val="20"/>
          <w:szCs w:val="20"/>
        </w:rPr>
        <w:t xml:space="preserve">- </w:t>
      </w:r>
      <w:r w:rsidRPr="00C84B1B">
        <w:rPr>
          <w:rFonts w:asciiTheme="minorHAnsi" w:eastAsiaTheme="minorHAnsi" w:hAnsiTheme="minorHAnsi" w:cs="Tahoma"/>
          <w:color w:val="000000"/>
          <w:sz w:val="20"/>
          <w:szCs w:val="20"/>
        </w:rPr>
        <w:t> </w:t>
      </w:r>
      <w:proofErr w:type="gramStart"/>
      <w:r w:rsidRPr="00C84B1B">
        <w:rPr>
          <w:rFonts w:asciiTheme="minorHAnsi" w:eastAsiaTheme="minorHAnsi" w:hAnsiTheme="minorHAnsi" w:cs="Tahoma"/>
          <w:color w:val="000000"/>
          <w:sz w:val="20"/>
          <w:szCs w:val="20"/>
        </w:rPr>
        <w:t>e.g</w:t>
      </w:r>
      <w:proofErr w:type="gramEnd"/>
      <w:r w:rsidRPr="00C84B1B">
        <w:rPr>
          <w:rFonts w:asciiTheme="minorHAnsi" w:eastAsiaTheme="minorHAnsi" w:hAnsiTheme="minorHAnsi" w:cs="Tahoma"/>
          <w:color w:val="000000"/>
          <w:sz w:val="20"/>
          <w:szCs w:val="20"/>
        </w:rPr>
        <w:t xml:space="preserve">. 2013/11/20, </w:t>
      </w:r>
      <w:proofErr w:type="spellStart"/>
      <w:r w:rsidRPr="00C84B1B">
        <w:rPr>
          <w:rFonts w:asciiTheme="minorHAnsi" w:eastAsiaTheme="minorHAnsi" w:hAnsiTheme="minorHAnsi" w:cs="Tahoma"/>
          <w:color w:val="000000"/>
          <w:sz w:val="20"/>
          <w:szCs w:val="20"/>
        </w:rPr>
        <w:t>yscho</w:t>
      </w:r>
      <w:proofErr w:type="spellEnd"/>
      <w:r w:rsidRPr="00C84B1B">
        <w:rPr>
          <w:rFonts w:asciiTheme="minorHAnsi" w:eastAsiaTheme="minorHAnsi" w:hAnsiTheme="minorHAnsi" w:cs="Tahoma"/>
          <w:color w:val="000000"/>
          <w:sz w:val="20"/>
          <w:szCs w:val="20"/>
        </w:rPr>
        <w:t xml:space="preserve"> - Add a hello function in </w:t>
      </w:r>
      <w:proofErr w:type="spellStart"/>
      <w:r w:rsidRPr="00C84B1B">
        <w:rPr>
          <w:rFonts w:asciiTheme="minorHAnsi" w:eastAsiaTheme="minorHAnsi" w:hAnsiTheme="minorHAnsi" w:cs="Tahoma"/>
          <w:color w:val="000000"/>
          <w:sz w:val="20"/>
          <w:szCs w:val="20"/>
        </w:rPr>
        <w:t>hello.c</w:t>
      </w:r>
      <w:proofErr w:type="spellEnd"/>
      <w:r w:rsidRPr="00C84B1B">
        <w:rPr>
          <w:rFonts w:asciiTheme="minorHAnsi" w:eastAsiaTheme="minorHAnsi" w:hAnsiTheme="minorHAnsi" w:cs="Tahoma"/>
          <w:color w:val="000000"/>
          <w:sz w:val="20"/>
          <w:szCs w:val="20"/>
        </w:rPr>
        <w:t xml:space="preserve"> and </w:t>
      </w:r>
      <w:proofErr w:type="spellStart"/>
      <w:r w:rsidRPr="00C84B1B">
        <w:rPr>
          <w:rFonts w:asciiTheme="minorHAnsi" w:eastAsiaTheme="minorHAnsi" w:hAnsiTheme="minorHAnsi" w:cs="Tahoma"/>
          <w:color w:val="000000"/>
          <w:sz w:val="20"/>
          <w:szCs w:val="20"/>
        </w:rPr>
        <w:t>hello.h</w:t>
      </w:r>
      <w:proofErr w:type="spellEnd"/>
    </w:p>
    <w:p w:rsidR="00C84B1B" w:rsidRPr="00C84B1B" w:rsidRDefault="00C84B1B" w:rsidP="00C84B1B">
      <w:pPr>
        <w:pStyle w:val="af3"/>
        <w:shd w:val="clear" w:color="auto" w:fill="FFFFFF"/>
        <w:spacing w:before="0" w:beforeAutospacing="0" w:after="0" w:afterAutospacing="0"/>
        <w:ind w:left="1200" w:hanging="400"/>
        <w:rPr>
          <w:rFonts w:asciiTheme="minorHAnsi" w:eastAsiaTheme="minorHAnsi" w:hAnsiTheme="minorHAnsi" w:cs="Tahoma"/>
          <w:color w:val="000000"/>
          <w:sz w:val="20"/>
          <w:szCs w:val="20"/>
        </w:rPr>
      </w:pPr>
      <w:r>
        <w:rPr>
          <w:rFonts w:asciiTheme="minorHAnsi" w:eastAsiaTheme="minorHAnsi" w:hAnsiTheme="minorHAnsi" w:cs="Tahoma" w:hint="eastAsia"/>
          <w:color w:val="000000"/>
          <w:sz w:val="20"/>
          <w:szCs w:val="20"/>
        </w:rPr>
        <w:t xml:space="preserve">- </w:t>
      </w:r>
      <w:r w:rsidRPr="00C84B1B">
        <w:rPr>
          <w:rFonts w:asciiTheme="minorHAnsi" w:eastAsiaTheme="minorHAnsi" w:hAnsiTheme="minorHAnsi" w:cs="Tahoma"/>
          <w:color w:val="000000"/>
          <w:sz w:val="20"/>
          <w:szCs w:val="20"/>
        </w:rPr>
        <w:t> </w:t>
      </w:r>
      <w:proofErr w:type="gramStart"/>
      <w:r w:rsidRPr="00C84B1B">
        <w:rPr>
          <w:rFonts w:asciiTheme="minorHAnsi" w:eastAsiaTheme="minorHAnsi" w:hAnsiTheme="minorHAnsi" w:cs="Tahoma"/>
          <w:color w:val="000000"/>
          <w:sz w:val="20"/>
          <w:szCs w:val="20"/>
        </w:rPr>
        <w:t>e.g</w:t>
      </w:r>
      <w:proofErr w:type="gramEnd"/>
      <w:r w:rsidRPr="00C84B1B">
        <w:rPr>
          <w:rFonts w:asciiTheme="minorHAnsi" w:eastAsiaTheme="minorHAnsi" w:hAnsiTheme="minorHAnsi" w:cs="Tahoma"/>
          <w:color w:val="000000"/>
          <w:sz w:val="20"/>
          <w:szCs w:val="20"/>
        </w:rPr>
        <w:t xml:space="preserve">. 2013/11/20, </w:t>
      </w:r>
      <w:proofErr w:type="spellStart"/>
      <w:r w:rsidRPr="00C84B1B">
        <w:rPr>
          <w:rFonts w:asciiTheme="minorHAnsi" w:eastAsiaTheme="minorHAnsi" w:hAnsiTheme="minorHAnsi" w:cs="Tahoma"/>
          <w:color w:val="000000"/>
          <w:sz w:val="20"/>
          <w:szCs w:val="20"/>
        </w:rPr>
        <w:t>yscho</w:t>
      </w:r>
      <w:proofErr w:type="spellEnd"/>
      <w:r w:rsidRPr="00C84B1B">
        <w:rPr>
          <w:rFonts w:asciiTheme="minorHAnsi" w:eastAsiaTheme="minorHAnsi" w:hAnsiTheme="minorHAnsi" w:cs="Tahoma"/>
          <w:color w:val="000000"/>
          <w:sz w:val="20"/>
          <w:szCs w:val="20"/>
        </w:rPr>
        <w:t xml:space="preserve"> - Add New files: </w:t>
      </w:r>
      <w:proofErr w:type="spellStart"/>
      <w:r w:rsidRPr="00C84B1B">
        <w:rPr>
          <w:rFonts w:asciiTheme="minorHAnsi" w:eastAsiaTheme="minorHAnsi" w:hAnsiTheme="minorHAnsi" w:cs="Tahoma"/>
          <w:color w:val="000000"/>
          <w:sz w:val="20"/>
          <w:szCs w:val="20"/>
        </w:rPr>
        <w:t>aaa.c</w:t>
      </w:r>
      <w:proofErr w:type="spellEnd"/>
      <w:r w:rsidRPr="00C84B1B">
        <w:rPr>
          <w:rFonts w:asciiTheme="minorHAnsi" w:eastAsiaTheme="minorHAnsi" w:hAnsiTheme="minorHAnsi" w:cs="Tahoma"/>
          <w:color w:val="000000"/>
          <w:sz w:val="20"/>
          <w:szCs w:val="20"/>
        </w:rPr>
        <w:t xml:space="preserve">, </w:t>
      </w:r>
      <w:proofErr w:type="spellStart"/>
      <w:r w:rsidRPr="00C84B1B">
        <w:rPr>
          <w:rFonts w:asciiTheme="minorHAnsi" w:eastAsiaTheme="minorHAnsi" w:hAnsiTheme="minorHAnsi" w:cs="Tahoma"/>
          <w:color w:val="000000"/>
          <w:sz w:val="20"/>
          <w:szCs w:val="20"/>
        </w:rPr>
        <w:t>bbb.c</w:t>
      </w:r>
      <w:proofErr w:type="spellEnd"/>
      <w:r w:rsidRPr="00C84B1B">
        <w:rPr>
          <w:rFonts w:asciiTheme="minorHAnsi" w:eastAsiaTheme="minorHAnsi" w:hAnsiTheme="minorHAnsi" w:cs="Tahoma"/>
          <w:color w:val="000000"/>
          <w:sz w:val="20"/>
          <w:szCs w:val="20"/>
        </w:rPr>
        <w:t xml:space="preserve">, </w:t>
      </w:r>
      <w:proofErr w:type="spellStart"/>
      <w:r w:rsidRPr="00C84B1B">
        <w:rPr>
          <w:rFonts w:asciiTheme="minorHAnsi" w:eastAsiaTheme="minorHAnsi" w:hAnsiTheme="minorHAnsi" w:cs="Tahoma"/>
          <w:color w:val="000000"/>
          <w:sz w:val="20"/>
          <w:szCs w:val="20"/>
        </w:rPr>
        <w:t>ddd.c</w:t>
      </w:r>
      <w:proofErr w:type="spellEnd"/>
      <w:r w:rsidRPr="00C84B1B">
        <w:rPr>
          <w:rFonts w:asciiTheme="minorHAnsi" w:eastAsiaTheme="minorHAnsi" w:hAnsiTheme="minorHAnsi" w:cs="Tahoma"/>
          <w:color w:val="000000"/>
          <w:sz w:val="20"/>
          <w:szCs w:val="20"/>
        </w:rPr>
        <w:t xml:space="preserve">, </w:t>
      </w:r>
      <w:proofErr w:type="spellStart"/>
      <w:r w:rsidRPr="00C84B1B">
        <w:rPr>
          <w:rFonts w:asciiTheme="minorHAnsi" w:eastAsiaTheme="minorHAnsi" w:hAnsiTheme="minorHAnsi" w:cs="Tahoma"/>
          <w:color w:val="000000"/>
          <w:sz w:val="20"/>
          <w:szCs w:val="20"/>
        </w:rPr>
        <w:t>header.h</w:t>
      </w:r>
      <w:proofErr w:type="spellEnd"/>
    </w:p>
    <w:p w:rsidR="00C84B1B" w:rsidRPr="00C84B1B" w:rsidRDefault="00C84B1B" w:rsidP="00C84B1B">
      <w:pPr>
        <w:pStyle w:val="af3"/>
        <w:shd w:val="clear" w:color="auto" w:fill="FFFFFF"/>
        <w:rPr>
          <w:rFonts w:asciiTheme="minorHAnsi" w:eastAsiaTheme="minorHAnsi" w:hAnsiTheme="minorHAnsi" w:cs="Tahoma"/>
          <w:color w:val="000000"/>
          <w:sz w:val="20"/>
          <w:szCs w:val="20"/>
        </w:rPr>
      </w:pPr>
      <w:r w:rsidRPr="00C84B1B">
        <w:rPr>
          <w:rFonts w:asciiTheme="minorHAnsi" w:eastAsiaTheme="minorHAnsi" w:hAnsiTheme="minorHAnsi" w:cs="Tahoma"/>
          <w:color w:val="000000"/>
          <w:sz w:val="20"/>
          <w:szCs w:val="20"/>
        </w:rPr>
        <w:t xml:space="preserve">-  변경된 파일이 여러 개 있고, 서로 관련 있는 파일을 한꺼번에 Commit하기 (파일 단위로 올리기 금지, 이유는 </w:t>
      </w:r>
      <w:proofErr w:type="spellStart"/>
      <w:r w:rsidRPr="00C84B1B">
        <w:rPr>
          <w:rFonts w:asciiTheme="minorHAnsi" w:eastAsiaTheme="minorHAnsi" w:hAnsiTheme="minorHAnsi" w:cs="Tahoma"/>
          <w:color w:val="000000"/>
          <w:sz w:val="20"/>
          <w:szCs w:val="20"/>
        </w:rPr>
        <w:t>쓸모없이</w:t>
      </w:r>
      <w:proofErr w:type="spellEnd"/>
      <w:r w:rsidRPr="00C84B1B">
        <w:rPr>
          <w:rFonts w:asciiTheme="minorHAnsi" w:eastAsiaTheme="minorHAnsi" w:hAnsiTheme="minorHAnsi" w:cs="Tahoma"/>
          <w:color w:val="000000"/>
          <w:sz w:val="20"/>
          <w:szCs w:val="20"/>
        </w:rPr>
        <w:t xml:space="preserve"> version up이 </w:t>
      </w:r>
      <w:r>
        <w:rPr>
          <w:rFonts w:asciiTheme="minorHAnsi" w:eastAsiaTheme="minorHAnsi" w:hAnsiTheme="minorHAnsi" w:cs="Tahoma"/>
          <w:color w:val="000000"/>
          <w:sz w:val="20"/>
          <w:szCs w:val="20"/>
        </w:rPr>
        <w:t>되</w:t>
      </w:r>
      <w:r>
        <w:rPr>
          <w:rFonts w:asciiTheme="minorHAnsi" w:eastAsiaTheme="minorHAnsi" w:hAnsiTheme="minorHAnsi" w:cs="Tahoma" w:hint="eastAsia"/>
          <w:color w:val="000000"/>
          <w:sz w:val="20"/>
          <w:szCs w:val="20"/>
        </w:rPr>
        <w:t xml:space="preserve">고, 장기적으로 파일 </w:t>
      </w:r>
      <w:proofErr w:type="spellStart"/>
      <w:r>
        <w:rPr>
          <w:rFonts w:asciiTheme="minorHAnsi" w:eastAsiaTheme="minorHAnsi" w:hAnsiTheme="minorHAnsi" w:cs="Tahoma" w:hint="eastAsia"/>
          <w:color w:val="000000"/>
          <w:sz w:val="20"/>
          <w:szCs w:val="20"/>
        </w:rPr>
        <w:t>관리시</w:t>
      </w:r>
      <w:proofErr w:type="spellEnd"/>
      <w:r>
        <w:rPr>
          <w:rFonts w:asciiTheme="minorHAnsi" w:eastAsiaTheme="minorHAnsi" w:hAnsiTheme="minorHAnsi" w:cs="Tahoma" w:hint="eastAsia"/>
          <w:color w:val="000000"/>
          <w:sz w:val="20"/>
          <w:szCs w:val="20"/>
        </w:rPr>
        <w:t xml:space="preserve"> 불편을 초래함.</w:t>
      </w:r>
      <w:r w:rsidRPr="00C84B1B">
        <w:rPr>
          <w:rFonts w:asciiTheme="minorHAnsi" w:eastAsiaTheme="minorHAnsi" w:hAnsiTheme="minorHAnsi" w:cs="Tahoma"/>
          <w:color w:val="000000"/>
          <w:sz w:val="20"/>
          <w:szCs w:val="20"/>
        </w:rPr>
        <w:t>)</w:t>
      </w:r>
    </w:p>
    <w:p w:rsidR="00C84B1B" w:rsidRPr="00C84B1B" w:rsidRDefault="00C84B1B" w:rsidP="00C84B1B">
      <w:pPr>
        <w:pStyle w:val="af3"/>
        <w:shd w:val="clear" w:color="auto" w:fill="FFFFFF"/>
        <w:rPr>
          <w:rFonts w:asciiTheme="minorHAnsi" w:eastAsiaTheme="minorHAnsi" w:hAnsiTheme="minorHAnsi" w:cs="Tahoma"/>
          <w:color w:val="000000"/>
          <w:sz w:val="20"/>
          <w:szCs w:val="20"/>
        </w:rPr>
      </w:pPr>
      <w:r w:rsidRPr="00C84B1B">
        <w:rPr>
          <w:rFonts w:asciiTheme="minorHAnsi" w:eastAsiaTheme="minorHAnsi" w:hAnsiTheme="minorHAnsi" w:cs="Tahoma"/>
          <w:color w:val="000000"/>
          <w:sz w:val="20"/>
          <w:szCs w:val="20"/>
        </w:rPr>
        <w:t xml:space="preserve">-  파일에 Lock을 경우, 그 </w:t>
      </w:r>
      <w:r w:rsidR="00E001E5">
        <w:rPr>
          <w:rFonts w:asciiTheme="minorHAnsi" w:eastAsiaTheme="minorHAnsi" w:hAnsiTheme="minorHAnsi" w:cs="Tahoma"/>
          <w:color w:val="000000"/>
          <w:sz w:val="20"/>
          <w:szCs w:val="20"/>
        </w:rPr>
        <w:t>이유</w:t>
      </w:r>
      <w:r w:rsidR="00E001E5">
        <w:rPr>
          <w:rFonts w:asciiTheme="minorHAnsi" w:eastAsiaTheme="minorHAnsi" w:hAnsiTheme="minorHAnsi" w:cs="Tahoma" w:hint="eastAsia"/>
          <w:color w:val="000000"/>
          <w:sz w:val="20"/>
          <w:szCs w:val="20"/>
        </w:rPr>
        <w:t xml:space="preserve">와 작업 예상시간을 </w:t>
      </w:r>
      <w:r w:rsidRPr="00C84B1B">
        <w:rPr>
          <w:rFonts w:asciiTheme="minorHAnsi" w:eastAsiaTheme="minorHAnsi" w:hAnsiTheme="minorHAnsi" w:cs="Tahoma"/>
          <w:color w:val="000000"/>
          <w:sz w:val="20"/>
          <w:szCs w:val="20"/>
        </w:rPr>
        <w:t>로그에 저장하고</w:t>
      </w:r>
      <w:r w:rsidR="00E001E5">
        <w:rPr>
          <w:rFonts w:asciiTheme="minorHAnsi" w:eastAsiaTheme="minorHAnsi" w:hAnsiTheme="minorHAnsi" w:cs="Tahoma" w:hint="eastAsia"/>
          <w:color w:val="000000"/>
          <w:sz w:val="20"/>
          <w:szCs w:val="20"/>
        </w:rPr>
        <w:t xml:space="preserve">, 작업이 </w:t>
      </w:r>
      <w:r w:rsidRPr="00C84B1B">
        <w:rPr>
          <w:rFonts w:asciiTheme="minorHAnsi" w:eastAsiaTheme="minorHAnsi" w:hAnsiTheme="minorHAnsi" w:cs="Tahoma"/>
          <w:color w:val="000000"/>
          <w:sz w:val="20"/>
          <w:szCs w:val="20"/>
        </w:rPr>
        <w:t>완료되면 </w:t>
      </w:r>
      <w:r w:rsidR="00E001E5">
        <w:rPr>
          <w:rFonts w:asciiTheme="minorHAnsi" w:eastAsiaTheme="minorHAnsi" w:hAnsiTheme="minorHAnsi" w:cs="Tahoma" w:hint="eastAsia"/>
          <w:color w:val="000000"/>
          <w:sz w:val="20"/>
          <w:szCs w:val="20"/>
        </w:rPr>
        <w:t xml:space="preserve">반드시 </w:t>
      </w:r>
      <w:r w:rsidRPr="00C84B1B">
        <w:rPr>
          <w:rFonts w:asciiTheme="minorHAnsi" w:eastAsiaTheme="minorHAnsi" w:hAnsiTheme="minorHAnsi" w:cs="Tahoma"/>
          <w:color w:val="000000"/>
          <w:sz w:val="20"/>
          <w:szCs w:val="20"/>
        </w:rPr>
        <w:t>unlock하기</w:t>
      </w:r>
      <w:r w:rsidR="00E001E5">
        <w:rPr>
          <w:rFonts w:asciiTheme="minorHAnsi" w:eastAsiaTheme="minorHAnsi" w:hAnsiTheme="minorHAnsi" w:cs="Tahoma" w:hint="eastAsia"/>
          <w:color w:val="000000"/>
          <w:sz w:val="20"/>
          <w:szCs w:val="20"/>
        </w:rPr>
        <w:t xml:space="preserve"> (담당자 부재가 생겼을 경우 불편함을 초래할 수 있음.)</w:t>
      </w:r>
    </w:p>
    <w:p w:rsidR="00C84B1B" w:rsidRPr="00C84B1B" w:rsidRDefault="00C84B1B" w:rsidP="00C84B1B">
      <w:pPr>
        <w:pStyle w:val="af3"/>
        <w:shd w:val="clear" w:color="auto" w:fill="FFFFFF"/>
        <w:rPr>
          <w:rFonts w:asciiTheme="minorHAnsi" w:eastAsiaTheme="minorHAnsi" w:hAnsiTheme="minorHAnsi" w:cs="Tahoma"/>
          <w:color w:val="000000"/>
          <w:sz w:val="20"/>
          <w:szCs w:val="20"/>
        </w:rPr>
      </w:pPr>
      <w:r w:rsidRPr="00C84B1B">
        <w:rPr>
          <w:rFonts w:asciiTheme="minorHAnsi" w:eastAsiaTheme="minorHAnsi" w:hAnsiTheme="minorHAnsi" w:cs="Tahoma"/>
          <w:color w:val="000000"/>
          <w:sz w:val="20"/>
          <w:szCs w:val="20"/>
        </w:rPr>
        <w:lastRenderedPageBreak/>
        <w:t>-  Commit한 후, 중요 파일이라 판단이 들면, 반드시 수정 파일이 정상적인지 새로 update 하여 build 하고, 테스트 하기.</w:t>
      </w:r>
    </w:p>
    <w:p w:rsidR="002F6CA9" w:rsidRDefault="0050690D" w:rsidP="00B14991">
      <w:pPr>
        <w:pStyle w:val="1"/>
        <w:pageBreakBefore/>
        <w:numPr>
          <w:ilvl w:val="0"/>
          <w:numId w:val="2"/>
        </w:numPr>
        <w:pBdr>
          <w:bottom w:val="single" w:sz="4" w:space="1" w:color="auto"/>
        </w:pBdr>
        <w:tabs>
          <w:tab w:val="left" w:pos="144"/>
          <w:tab w:val="left" w:pos="288"/>
          <w:tab w:val="left" w:pos="576"/>
          <w:tab w:val="left" w:pos="720"/>
        </w:tabs>
        <w:spacing w:before="240" w:after="60" w:line="240" w:lineRule="auto"/>
        <w:jc w:val="left"/>
        <w:rPr>
          <w:rStyle w:val="af1"/>
          <w:rFonts w:asciiTheme="minorEastAsia" w:eastAsiaTheme="minorEastAsia" w:hAnsiTheme="minorEastAsia"/>
        </w:rPr>
      </w:pPr>
      <w:bookmarkStart w:id="35" w:name="_Toc425787622"/>
      <w:r>
        <w:rPr>
          <w:rStyle w:val="af1"/>
          <w:rFonts w:asciiTheme="minorEastAsia" w:eastAsiaTheme="minorEastAsia" w:hAnsiTheme="minorEastAsia" w:hint="eastAsia"/>
        </w:rPr>
        <w:lastRenderedPageBreak/>
        <w:t>Software Convention Rule</w:t>
      </w:r>
      <w:bookmarkEnd w:id="35"/>
    </w:p>
    <w:p w:rsidR="0050690D" w:rsidRPr="004579BF" w:rsidRDefault="0050690D" w:rsidP="0050690D">
      <w:pPr>
        <w:pStyle w:val="2"/>
        <w:numPr>
          <w:ilvl w:val="1"/>
          <w:numId w:val="2"/>
        </w:numPr>
        <w:tabs>
          <w:tab w:val="left" w:pos="216"/>
          <w:tab w:val="left" w:pos="648"/>
          <w:tab w:val="left" w:pos="864"/>
        </w:tabs>
        <w:spacing w:before="240" w:after="60" w:line="240" w:lineRule="auto"/>
        <w:ind w:left="0" w:firstLine="0"/>
        <w:rPr>
          <w:b/>
          <w:bCs/>
        </w:rPr>
      </w:pPr>
      <w:bookmarkStart w:id="36" w:name="_Toc425787623"/>
      <w:r>
        <w:rPr>
          <w:rFonts w:hint="eastAsia"/>
          <w:b/>
          <w:bCs/>
        </w:rPr>
        <w:t>License notice</w:t>
      </w:r>
      <w:bookmarkEnd w:id="36"/>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최초 파일 및 update 파일 License notice 구문 넣기</w:t>
      </w:r>
    </w:p>
    <w:p w:rsidR="0050690D" w:rsidRPr="0050690D" w:rsidRDefault="0050690D" w:rsidP="0050690D">
      <w:pPr>
        <w:spacing w:after="0"/>
        <w:jc w:val="left"/>
        <w:rPr>
          <w:rFonts w:eastAsiaTheme="minorHAnsi" w:cs="Tahoma"/>
          <w:color w:val="000000"/>
          <w:szCs w:val="20"/>
        </w:rPr>
      </w:pPr>
      <w:proofErr w:type="gramStart"/>
      <w:r>
        <w:rPr>
          <w:rFonts w:eastAsiaTheme="minorHAnsi" w:cs="Tahoma" w:hint="eastAsia"/>
          <w:color w:val="000000"/>
          <w:szCs w:val="20"/>
        </w:rPr>
        <w:t>e.g.</w:t>
      </w:r>
      <w:r w:rsidRPr="0050690D">
        <w:rPr>
          <w:rFonts w:eastAsiaTheme="minorHAnsi" w:cs="Tahoma"/>
          <w:color w:val="000000"/>
          <w:szCs w:val="20"/>
        </w:rPr>
        <w:t>)</w:t>
      </w:r>
      <w:proofErr w:type="gramEnd"/>
    </w:p>
    <w:p w:rsidR="0050690D" w:rsidRPr="0050690D" w:rsidRDefault="0050690D" w:rsidP="0050690D">
      <w:pPr>
        <w:spacing w:after="0"/>
        <w:jc w:val="left"/>
        <w:rPr>
          <w:rFonts w:eastAsiaTheme="minorHAnsi" w:cs="굴림"/>
          <w:szCs w:val="20"/>
        </w:rPr>
      </w:pPr>
      <w:r w:rsidRPr="0050690D">
        <w:rPr>
          <w:rFonts w:eastAsiaTheme="minorHAnsi" w:cs="Tahoma"/>
          <w:color w:val="000000"/>
          <w:szCs w:val="20"/>
        </w:rPr>
        <w:t>/***********************************************************</w:t>
      </w:r>
      <w:r>
        <w:rPr>
          <w:rFonts w:eastAsiaTheme="minorHAnsi" w:cs="Tahoma"/>
          <w:color w:val="000000"/>
          <w:szCs w:val="20"/>
        </w:rPr>
        <w:t>*******************</w:t>
      </w:r>
      <w:r>
        <w:rPr>
          <w:rFonts w:eastAsiaTheme="minorHAnsi" w:cs="Tahoma"/>
          <w:color w:val="000000"/>
          <w:szCs w:val="20"/>
        </w:rPr>
        <w:br/>
      </w:r>
      <w:r w:rsidRPr="0050690D">
        <w:rPr>
          <w:rFonts w:eastAsiaTheme="minorHAnsi" w:cs="Tahoma"/>
          <w:color w:val="000000"/>
          <w:szCs w:val="20"/>
        </w:rPr>
        <w:t xml:space="preserve">* Module Description: </w:t>
      </w:r>
      <w:r w:rsidR="00F57B00">
        <w:rPr>
          <w:rFonts w:eastAsiaTheme="minorHAnsi" w:cs="Tahoma" w:hint="eastAsia"/>
          <w:color w:val="000000"/>
          <w:szCs w:val="20"/>
        </w:rPr>
        <w:t xml:space="preserve">i.e. </w:t>
      </w:r>
      <w:r w:rsidRPr="0050690D">
        <w:rPr>
          <w:rFonts w:eastAsiaTheme="minorHAnsi" w:cs="Tahoma"/>
          <w:color w:val="000000"/>
          <w:szCs w:val="20"/>
        </w:rPr>
        <w:t>test program to demonstrate IP (HTTP/RTP/UDP) streaming functionality</w:t>
      </w:r>
      <w:r w:rsidRPr="0050690D">
        <w:rPr>
          <w:rFonts w:eastAsiaTheme="minorHAnsi" w:cs="Tahoma"/>
          <w:color w:val="000000"/>
          <w:szCs w:val="20"/>
        </w:rPr>
        <w:br/>
        <w:t>* of Live QAM, IP or Playback data from Disk.</w:t>
      </w:r>
    </w:p>
    <w:p w:rsidR="0050690D" w:rsidRPr="0050690D" w:rsidRDefault="0050690D" w:rsidP="0050690D">
      <w:pPr>
        <w:spacing w:after="0" w:line="240" w:lineRule="auto"/>
        <w:jc w:val="left"/>
        <w:rPr>
          <w:rFonts w:eastAsiaTheme="minorHAnsi" w:cs="굴림"/>
          <w:kern w:val="0"/>
          <w:szCs w:val="20"/>
        </w:rPr>
      </w:pPr>
      <w:r w:rsidRPr="0050690D">
        <w:rPr>
          <w:rFonts w:eastAsiaTheme="minorHAnsi" w:cs="Tahoma"/>
          <w:color w:val="000000"/>
          <w:kern w:val="0"/>
          <w:szCs w:val="20"/>
        </w:rPr>
        <w:t>******************************************************************************/</w:t>
      </w:r>
    </w:p>
    <w:p w:rsidR="00954358" w:rsidRDefault="00954358" w:rsidP="00954358"/>
    <w:p w:rsidR="0050690D" w:rsidRPr="0050690D" w:rsidRDefault="0050690D" w:rsidP="00954358">
      <w:r>
        <w:rPr>
          <w:rFonts w:hint="eastAsia"/>
        </w:rPr>
        <w:t xml:space="preserve">상기 License notice에서 Revision History: 항목은 삭제했음. 상단에 구성되므로, History가 늘어 날수록, 실제 coding 된 내용이 계속 아래로 밀어나는 단점이 있음. </w:t>
      </w:r>
    </w:p>
    <w:p w:rsidR="00D92EF0" w:rsidRDefault="00D92EF0" w:rsidP="005B4E3F">
      <w:pPr>
        <w:pStyle w:val="2"/>
        <w:numPr>
          <w:ilvl w:val="1"/>
          <w:numId w:val="2"/>
        </w:numPr>
        <w:tabs>
          <w:tab w:val="left" w:pos="216"/>
          <w:tab w:val="left" w:pos="648"/>
          <w:tab w:val="left" w:pos="864"/>
        </w:tabs>
        <w:spacing w:before="240" w:after="60" w:line="240" w:lineRule="auto"/>
        <w:ind w:left="0" w:firstLine="0"/>
        <w:rPr>
          <w:b/>
          <w:bCs/>
        </w:rPr>
      </w:pPr>
      <w:bookmarkStart w:id="37" w:name="_Toc425787624"/>
      <w:r>
        <w:rPr>
          <w:rFonts w:hint="eastAsia"/>
          <w:b/>
          <w:bCs/>
        </w:rPr>
        <w:t>Reference Coding Rule</w:t>
      </w:r>
      <w:bookmarkEnd w:id="37"/>
    </w:p>
    <w:p w:rsidR="00D92EF0" w:rsidRDefault="00D92EF0" w:rsidP="00D92EF0">
      <w:pPr>
        <w:pStyle w:val="af0"/>
        <w:numPr>
          <w:ilvl w:val="0"/>
          <w:numId w:val="64"/>
        </w:numPr>
        <w:ind w:leftChars="0"/>
        <w:rPr>
          <w:lang w:eastAsia="ko-KR"/>
        </w:rPr>
      </w:pPr>
      <w:r>
        <w:rPr>
          <w:rFonts w:hint="eastAsia"/>
          <w:lang w:eastAsia="ko-KR"/>
        </w:rPr>
        <w:t xml:space="preserve">Required </w:t>
      </w:r>
      <w:r>
        <w:rPr>
          <w:rFonts w:hint="eastAsia"/>
          <w:lang w:eastAsia="ko-KR"/>
        </w:rPr>
        <w:t>를</w:t>
      </w:r>
      <w:r>
        <w:rPr>
          <w:rFonts w:hint="eastAsia"/>
          <w:lang w:eastAsia="ko-KR"/>
        </w:rPr>
        <w:t xml:space="preserve"> </w:t>
      </w:r>
      <w:r>
        <w:rPr>
          <w:rFonts w:hint="eastAsia"/>
          <w:lang w:eastAsia="ko-KR"/>
        </w:rPr>
        <w:t>반드시</w:t>
      </w:r>
      <w:r>
        <w:rPr>
          <w:rFonts w:hint="eastAsia"/>
          <w:lang w:eastAsia="ko-KR"/>
        </w:rPr>
        <w:t xml:space="preserve"> </w:t>
      </w:r>
      <w:r>
        <w:rPr>
          <w:rFonts w:hint="eastAsia"/>
          <w:lang w:eastAsia="ko-KR"/>
        </w:rPr>
        <w:t>따르도록</w:t>
      </w:r>
      <w:r>
        <w:rPr>
          <w:rFonts w:hint="eastAsia"/>
          <w:lang w:eastAsia="ko-KR"/>
        </w:rPr>
        <w:t xml:space="preserve"> </w:t>
      </w:r>
      <w:r>
        <w:rPr>
          <w:rFonts w:hint="eastAsia"/>
          <w:lang w:eastAsia="ko-KR"/>
        </w:rPr>
        <w:t>하고</w:t>
      </w:r>
      <w:r>
        <w:rPr>
          <w:rFonts w:hint="eastAsia"/>
          <w:lang w:eastAsia="ko-KR"/>
        </w:rPr>
        <w:t>, advisory</w:t>
      </w:r>
      <w:r>
        <w:rPr>
          <w:rFonts w:hint="eastAsia"/>
          <w:lang w:eastAsia="ko-KR"/>
        </w:rPr>
        <w:t>는</w:t>
      </w:r>
      <w:r>
        <w:rPr>
          <w:rFonts w:hint="eastAsia"/>
          <w:lang w:eastAsia="ko-KR"/>
        </w:rPr>
        <w:t xml:space="preserve"> </w:t>
      </w:r>
      <w:r>
        <w:rPr>
          <w:rFonts w:hint="eastAsia"/>
          <w:lang w:eastAsia="ko-KR"/>
        </w:rPr>
        <w:t>되도록</w:t>
      </w:r>
      <w:r>
        <w:rPr>
          <w:rFonts w:hint="eastAsia"/>
          <w:lang w:eastAsia="ko-KR"/>
        </w:rPr>
        <w:t xml:space="preserve"> </w:t>
      </w:r>
      <w:r>
        <w:rPr>
          <w:rFonts w:hint="eastAsia"/>
          <w:lang w:eastAsia="ko-KR"/>
        </w:rPr>
        <w:t>준수한다</w:t>
      </w:r>
      <w:r>
        <w:rPr>
          <w:rFonts w:hint="eastAsia"/>
          <w:lang w:eastAsia="ko-KR"/>
        </w:rPr>
        <w:t xml:space="preserve">. </w:t>
      </w:r>
    </w:p>
    <w:p w:rsidR="00D92EF0" w:rsidRDefault="00136EDC" w:rsidP="00D92EF0">
      <w:pPr>
        <w:pStyle w:val="af0"/>
        <w:numPr>
          <w:ilvl w:val="0"/>
          <w:numId w:val="64"/>
        </w:numPr>
        <w:ind w:leftChars="0"/>
        <w:rPr>
          <w:lang w:eastAsia="ko-KR"/>
        </w:rPr>
      </w:pPr>
      <w:r>
        <w:rPr>
          <w:rFonts w:hint="eastAsia"/>
          <w:lang w:eastAsia="ko-KR"/>
        </w:rPr>
        <w:t>제시된</w:t>
      </w:r>
      <w:r>
        <w:rPr>
          <w:rFonts w:hint="eastAsia"/>
          <w:lang w:eastAsia="ko-KR"/>
        </w:rPr>
        <w:t xml:space="preserve"> </w:t>
      </w:r>
      <w:r>
        <w:rPr>
          <w:rFonts w:hint="eastAsia"/>
          <w:lang w:eastAsia="ko-KR"/>
        </w:rPr>
        <w:t>규칙은</w:t>
      </w:r>
      <w:r>
        <w:rPr>
          <w:rFonts w:hint="eastAsia"/>
          <w:lang w:eastAsia="ko-KR"/>
        </w:rPr>
        <w:t xml:space="preserve"> </w:t>
      </w:r>
      <w:r>
        <w:rPr>
          <w:rFonts w:hint="eastAsia"/>
          <w:lang w:eastAsia="ko-KR"/>
        </w:rPr>
        <w:t>추후</w:t>
      </w:r>
      <w:r>
        <w:rPr>
          <w:rFonts w:hint="eastAsia"/>
          <w:lang w:eastAsia="ko-KR"/>
        </w:rPr>
        <w:t xml:space="preserve"> </w:t>
      </w:r>
      <w:r>
        <w:rPr>
          <w:rFonts w:hint="eastAsia"/>
          <w:lang w:eastAsia="ko-KR"/>
        </w:rPr>
        <w:t>프로젝트</w:t>
      </w:r>
      <w:r>
        <w:rPr>
          <w:rFonts w:hint="eastAsia"/>
          <w:lang w:eastAsia="ko-KR"/>
        </w:rPr>
        <w:t xml:space="preserve"> </w:t>
      </w:r>
      <w:r>
        <w:rPr>
          <w:rFonts w:hint="eastAsia"/>
          <w:lang w:eastAsia="ko-KR"/>
        </w:rPr>
        <w:t>상황에</w:t>
      </w:r>
      <w:r>
        <w:rPr>
          <w:rFonts w:hint="eastAsia"/>
          <w:lang w:eastAsia="ko-KR"/>
        </w:rPr>
        <w:t xml:space="preserve"> </w:t>
      </w:r>
      <w:r>
        <w:rPr>
          <w:rFonts w:hint="eastAsia"/>
          <w:lang w:eastAsia="ko-KR"/>
        </w:rPr>
        <w:t>따라</w:t>
      </w:r>
      <w:r>
        <w:rPr>
          <w:rFonts w:hint="eastAsia"/>
          <w:lang w:eastAsia="ko-KR"/>
        </w:rPr>
        <w:t xml:space="preserve"> </w:t>
      </w:r>
      <w:r>
        <w:rPr>
          <w:rFonts w:hint="eastAsia"/>
          <w:lang w:eastAsia="ko-KR"/>
        </w:rPr>
        <w:t>유동적으로</w:t>
      </w:r>
      <w:r>
        <w:rPr>
          <w:rFonts w:hint="eastAsia"/>
          <w:lang w:eastAsia="ko-KR"/>
        </w:rPr>
        <w:t xml:space="preserve"> </w:t>
      </w:r>
      <w:r>
        <w:rPr>
          <w:rFonts w:hint="eastAsia"/>
          <w:lang w:eastAsia="ko-KR"/>
        </w:rPr>
        <w:t>적용하도록</w:t>
      </w:r>
      <w:r>
        <w:rPr>
          <w:rFonts w:hint="eastAsia"/>
          <w:lang w:eastAsia="ko-KR"/>
        </w:rPr>
        <w:t xml:space="preserve"> </w:t>
      </w:r>
      <w:r>
        <w:rPr>
          <w:rFonts w:hint="eastAsia"/>
          <w:lang w:eastAsia="ko-KR"/>
        </w:rPr>
        <w:t>한다</w:t>
      </w:r>
      <w:r>
        <w:rPr>
          <w:rFonts w:hint="eastAsia"/>
          <w:lang w:eastAsia="ko-KR"/>
        </w:rPr>
        <w:t xml:space="preserve">. </w:t>
      </w:r>
    </w:p>
    <w:p w:rsidR="00136EDC" w:rsidRDefault="00136EDC" w:rsidP="00D92EF0">
      <w:pPr>
        <w:pStyle w:val="af0"/>
        <w:numPr>
          <w:ilvl w:val="0"/>
          <w:numId w:val="64"/>
        </w:numPr>
        <w:ind w:leftChars="0"/>
        <w:rPr>
          <w:lang w:eastAsia="ko-KR"/>
        </w:rPr>
      </w:pPr>
      <w:r>
        <w:rPr>
          <w:rFonts w:hint="eastAsia"/>
          <w:lang w:eastAsia="ko-KR"/>
        </w:rPr>
        <w:t>자동화</w:t>
      </w:r>
      <w:r>
        <w:rPr>
          <w:rFonts w:hint="eastAsia"/>
          <w:lang w:eastAsia="ko-KR"/>
        </w:rPr>
        <w:t xml:space="preserve"> </w:t>
      </w:r>
      <w:r>
        <w:rPr>
          <w:rFonts w:hint="eastAsia"/>
          <w:lang w:eastAsia="ko-KR"/>
        </w:rPr>
        <w:t>정적</w:t>
      </w:r>
      <w:r>
        <w:rPr>
          <w:rFonts w:hint="eastAsia"/>
          <w:lang w:eastAsia="ko-KR"/>
        </w:rPr>
        <w:t xml:space="preserve"> </w:t>
      </w:r>
      <w:r>
        <w:rPr>
          <w:rFonts w:hint="eastAsia"/>
          <w:lang w:eastAsia="ko-KR"/>
        </w:rPr>
        <w:t>코드</w:t>
      </w:r>
      <w:r>
        <w:rPr>
          <w:rFonts w:hint="eastAsia"/>
          <w:lang w:eastAsia="ko-KR"/>
        </w:rPr>
        <w:t xml:space="preserve"> </w:t>
      </w:r>
      <w:r>
        <w:rPr>
          <w:rFonts w:hint="eastAsia"/>
          <w:lang w:eastAsia="ko-KR"/>
        </w:rPr>
        <w:t>분석</w:t>
      </w:r>
      <w:r>
        <w:rPr>
          <w:rFonts w:hint="eastAsia"/>
          <w:lang w:eastAsia="ko-KR"/>
        </w:rPr>
        <w:t xml:space="preserve"> </w:t>
      </w:r>
      <w:r>
        <w:rPr>
          <w:rFonts w:hint="eastAsia"/>
          <w:lang w:eastAsia="ko-KR"/>
        </w:rPr>
        <w:t>도구를</w:t>
      </w:r>
      <w:r>
        <w:rPr>
          <w:rFonts w:hint="eastAsia"/>
          <w:lang w:eastAsia="ko-KR"/>
        </w:rPr>
        <w:t xml:space="preserve"> </w:t>
      </w:r>
      <w:r>
        <w:rPr>
          <w:rFonts w:hint="eastAsia"/>
          <w:lang w:eastAsia="ko-KR"/>
        </w:rPr>
        <w:t>이용하여</w:t>
      </w:r>
      <w:r>
        <w:rPr>
          <w:rFonts w:hint="eastAsia"/>
          <w:lang w:eastAsia="ko-KR"/>
        </w:rPr>
        <w:t xml:space="preserve"> </w:t>
      </w:r>
      <w:r>
        <w:rPr>
          <w:rFonts w:hint="eastAsia"/>
          <w:lang w:eastAsia="ko-KR"/>
        </w:rPr>
        <w:t>검증한다</w:t>
      </w:r>
      <w:r>
        <w:rPr>
          <w:rFonts w:hint="eastAsia"/>
          <w:lang w:eastAsia="ko-KR"/>
        </w:rPr>
        <w:t xml:space="preserve">. </w:t>
      </w:r>
    </w:p>
    <w:p w:rsidR="00136EDC" w:rsidRDefault="00136EDC" w:rsidP="00136EDC">
      <w:pPr>
        <w:pStyle w:val="af0"/>
        <w:numPr>
          <w:ilvl w:val="1"/>
          <w:numId w:val="64"/>
        </w:numPr>
        <w:ind w:leftChars="0"/>
        <w:rPr>
          <w:lang w:eastAsia="ko-KR"/>
        </w:rPr>
      </w:pPr>
      <w:r>
        <w:rPr>
          <w:rFonts w:hint="eastAsia"/>
          <w:lang w:eastAsia="ko-KR"/>
        </w:rPr>
        <w:t>대표적</w:t>
      </w:r>
      <w:r>
        <w:rPr>
          <w:rFonts w:hint="eastAsia"/>
          <w:lang w:eastAsia="ko-KR"/>
        </w:rPr>
        <w:t xml:space="preserve"> </w:t>
      </w:r>
      <w:r>
        <w:rPr>
          <w:rFonts w:hint="eastAsia"/>
          <w:lang w:eastAsia="ko-KR"/>
        </w:rPr>
        <w:t>도구</w:t>
      </w:r>
      <w:r>
        <w:rPr>
          <w:rFonts w:hint="eastAsia"/>
          <w:lang w:eastAsia="ko-KR"/>
        </w:rPr>
        <w:t xml:space="preserve">: LDRA, PRQA, </w:t>
      </w:r>
      <w:proofErr w:type="spellStart"/>
      <w:r>
        <w:rPr>
          <w:rFonts w:hint="eastAsia"/>
          <w:lang w:eastAsia="ko-KR"/>
        </w:rPr>
        <w:t>Parasoft</w:t>
      </w:r>
      <w:proofErr w:type="spellEnd"/>
      <w:r>
        <w:rPr>
          <w:rFonts w:hint="eastAsia"/>
          <w:lang w:eastAsia="ko-KR"/>
        </w:rPr>
        <w:t xml:space="preserve"> </w:t>
      </w:r>
      <w:r>
        <w:rPr>
          <w:rFonts w:hint="eastAsia"/>
          <w:lang w:eastAsia="ko-KR"/>
        </w:rPr>
        <w:t>등</w:t>
      </w:r>
      <w:r>
        <w:rPr>
          <w:rFonts w:hint="eastAsia"/>
          <w:lang w:eastAsia="ko-KR"/>
        </w:rPr>
        <w:t>.</w:t>
      </w:r>
    </w:p>
    <w:p w:rsidR="00D92EF0" w:rsidRPr="00D92EF0" w:rsidRDefault="00D92EF0" w:rsidP="00D92EF0">
      <w:pPr>
        <w:pStyle w:val="af0"/>
        <w:ind w:leftChars="0" w:left="465"/>
        <w:rPr>
          <w:lang w:eastAsia="ko-KR"/>
        </w:rPr>
      </w:pPr>
    </w:p>
    <w:p w:rsidR="005B4E3F" w:rsidRDefault="005B4E3F" w:rsidP="005B4E3F">
      <w:pPr>
        <w:pStyle w:val="2"/>
        <w:numPr>
          <w:ilvl w:val="1"/>
          <w:numId w:val="2"/>
        </w:numPr>
        <w:tabs>
          <w:tab w:val="left" w:pos="216"/>
          <w:tab w:val="left" w:pos="648"/>
          <w:tab w:val="left" w:pos="864"/>
        </w:tabs>
        <w:spacing w:before="240" w:after="60" w:line="240" w:lineRule="auto"/>
        <w:ind w:left="0" w:firstLine="0"/>
        <w:rPr>
          <w:b/>
          <w:bCs/>
        </w:rPr>
      </w:pPr>
      <w:bookmarkStart w:id="38" w:name="_Toc425787625"/>
      <w:r>
        <w:rPr>
          <w:rFonts w:hint="eastAsia"/>
          <w:b/>
          <w:bCs/>
        </w:rPr>
        <w:t>Define 관련 사항</w:t>
      </w:r>
      <w:bookmarkEnd w:id="38"/>
    </w:p>
    <w:p w:rsidR="005B4E3F" w:rsidRDefault="005B4E3F" w:rsidP="005B4E3F">
      <w:pPr>
        <w:pStyle w:val="af0"/>
        <w:numPr>
          <w:ilvl w:val="0"/>
          <w:numId w:val="60"/>
        </w:numPr>
        <w:ind w:leftChars="0"/>
      </w:pPr>
      <w:r>
        <w:rPr>
          <w:rFonts w:hint="eastAsia"/>
          <w:lang w:eastAsia="ko-KR"/>
        </w:rPr>
        <w:t>의미를</w:t>
      </w:r>
      <w:r>
        <w:rPr>
          <w:rFonts w:hint="eastAsia"/>
          <w:lang w:eastAsia="ko-KR"/>
        </w:rPr>
        <w:t xml:space="preserve"> </w:t>
      </w:r>
      <w:r>
        <w:rPr>
          <w:rFonts w:hint="eastAsia"/>
          <w:lang w:eastAsia="ko-KR"/>
        </w:rPr>
        <w:t>명확히</w:t>
      </w:r>
      <w:r>
        <w:rPr>
          <w:rFonts w:hint="eastAsia"/>
          <w:lang w:eastAsia="ko-KR"/>
        </w:rPr>
        <w:t xml:space="preserve"> </w:t>
      </w:r>
      <w:proofErr w:type="spellStart"/>
      <w:r>
        <w:rPr>
          <w:rFonts w:hint="eastAsia"/>
          <w:lang w:eastAsia="ko-KR"/>
        </w:rPr>
        <w:t>해야함</w:t>
      </w:r>
      <w:proofErr w:type="spellEnd"/>
      <w:r>
        <w:rPr>
          <w:rFonts w:hint="eastAsia"/>
          <w:lang w:eastAsia="ko-KR"/>
        </w:rPr>
        <w:t xml:space="preserve">. </w:t>
      </w:r>
    </w:p>
    <w:p w:rsidR="005B4E3F" w:rsidRDefault="005B4E3F" w:rsidP="005B4E3F">
      <w:pPr>
        <w:pStyle w:val="af0"/>
        <w:numPr>
          <w:ilvl w:val="0"/>
          <w:numId w:val="60"/>
        </w:numPr>
        <w:ind w:leftChars="0"/>
        <w:rPr>
          <w:lang w:eastAsia="ko-KR"/>
        </w:rPr>
      </w:pPr>
      <w:r>
        <w:rPr>
          <w:rFonts w:hint="eastAsia"/>
          <w:lang w:eastAsia="ko-KR"/>
        </w:rPr>
        <w:t xml:space="preserve">Test </w:t>
      </w:r>
      <w:r>
        <w:rPr>
          <w:rFonts w:hint="eastAsia"/>
          <w:lang w:eastAsia="ko-KR"/>
        </w:rPr>
        <w:t>용도는</w:t>
      </w:r>
      <w:r>
        <w:rPr>
          <w:rFonts w:hint="eastAsia"/>
          <w:lang w:eastAsia="ko-KR"/>
        </w:rPr>
        <w:t xml:space="preserve"> </w:t>
      </w:r>
      <w:r>
        <w:rPr>
          <w:rFonts w:hint="eastAsia"/>
          <w:lang w:eastAsia="ko-KR"/>
        </w:rPr>
        <w:t>임의로</w:t>
      </w:r>
      <w:r>
        <w:rPr>
          <w:rFonts w:hint="eastAsia"/>
          <w:lang w:eastAsia="ko-KR"/>
        </w:rPr>
        <w:t xml:space="preserve"> define</w:t>
      </w:r>
      <w:r>
        <w:rPr>
          <w:rFonts w:hint="eastAsia"/>
          <w:lang w:eastAsia="ko-KR"/>
        </w:rPr>
        <w:t>하지</w:t>
      </w:r>
      <w:r>
        <w:rPr>
          <w:rFonts w:hint="eastAsia"/>
          <w:lang w:eastAsia="ko-KR"/>
        </w:rPr>
        <w:t xml:space="preserve"> </w:t>
      </w:r>
      <w:r>
        <w:rPr>
          <w:rFonts w:hint="eastAsia"/>
          <w:lang w:eastAsia="ko-KR"/>
        </w:rPr>
        <w:t>말고</w:t>
      </w:r>
      <w:r>
        <w:rPr>
          <w:rFonts w:hint="eastAsia"/>
          <w:lang w:eastAsia="ko-KR"/>
        </w:rPr>
        <w:t xml:space="preserve">, </w:t>
      </w:r>
      <w:r>
        <w:rPr>
          <w:rFonts w:hint="eastAsia"/>
          <w:lang w:eastAsia="ko-KR"/>
        </w:rPr>
        <w:t>가급적</w:t>
      </w:r>
      <w:r>
        <w:rPr>
          <w:rFonts w:hint="eastAsia"/>
          <w:lang w:eastAsia="ko-KR"/>
        </w:rPr>
        <w:t xml:space="preserve"> </w:t>
      </w:r>
      <w:r>
        <w:rPr>
          <w:rFonts w:hint="eastAsia"/>
          <w:lang w:eastAsia="ko-KR"/>
        </w:rPr>
        <w:t>기</w:t>
      </w:r>
      <w:r>
        <w:rPr>
          <w:rFonts w:hint="eastAsia"/>
          <w:lang w:eastAsia="ko-KR"/>
        </w:rPr>
        <w:t xml:space="preserve"> </w:t>
      </w:r>
      <w:r>
        <w:rPr>
          <w:rFonts w:hint="eastAsia"/>
          <w:lang w:eastAsia="ko-KR"/>
        </w:rPr>
        <w:t>사용된</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이용하고</w:t>
      </w:r>
      <w:r>
        <w:rPr>
          <w:rFonts w:hint="eastAsia"/>
          <w:lang w:eastAsia="ko-KR"/>
        </w:rPr>
        <w:t xml:space="preserve">, </w:t>
      </w:r>
      <w:r>
        <w:rPr>
          <w:rFonts w:hint="eastAsia"/>
          <w:lang w:eastAsia="ko-KR"/>
        </w:rPr>
        <w:t>따로</w:t>
      </w:r>
      <w:r>
        <w:rPr>
          <w:rFonts w:hint="eastAsia"/>
          <w:lang w:eastAsia="ko-KR"/>
        </w:rPr>
        <w:t xml:space="preserve"> </w:t>
      </w:r>
      <w:r>
        <w:rPr>
          <w:rFonts w:hint="eastAsia"/>
          <w:lang w:eastAsia="ko-KR"/>
        </w:rPr>
        <w:t>정의</w:t>
      </w:r>
      <w:r>
        <w:rPr>
          <w:rFonts w:hint="eastAsia"/>
          <w:lang w:eastAsia="ko-KR"/>
        </w:rPr>
        <w:t xml:space="preserve"> </w:t>
      </w:r>
      <w:r>
        <w:rPr>
          <w:rFonts w:hint="eastAsia"/>
          <w:lang w:eastAsia="ko-KR"/>
        </w:rPr>
        <w:t>해서</w:t>
      </w:r>
      <w:r>
        <w:rPr>
          <w:rFonts w:hint="eastAsia"/>
          <w:lang w:eastAsia="ko-KR"/>
        </w:rPr>
        <w:t xml:space="preserve"> </w:t>
      </w:r>
      <w:r>
        <w:rPr>
          <w:rFonts w:hint="eastAsia"/>
          <w:lang w:eastAsia="ko-KR"/>
        </w:rPr>
        <w:t>사용할</w:t>
      </w:r>
      <w:r>
        <w:rPr>
          <w:rFonts w:hint="eastAsia"/>
          <w:lang w:eastAsia="ko-KR"/>
        </w:rPr>
        <w:t xml:space="preserve"> </w:t>
      </w:r>
      <w:r>
        <w:rPr>
          <w:rFonts w:hint="eastAsia"/>
          <w:lang w:eastAsia="ko-KR"/>
        </w:rPr>
        <w:t>경우</w:t>
      </w:r>
      <w:r>
        <w:rPr>
          <w:rFonts w:hint="eastAsia"/>
          <w:lang w:eastAsia="ko-KR"/>
        </w:rPr>
        <w:t xml:space="preserve">, </w:t>
      </w:r>
      <w:r>
        <w:rPr>
          <w:rFonts w:hint="eastAsia"/>
          <w:lang w:eastAsia="ko-KR"/>
        </w:rPr>
        <w:t>기</w:t>
      </w:r>
      <w:r>
        <w:rPr>
          <w:rFonts w:hint="eastAsia"/>
          <w:lang w:eastAsia="ko-KR"/>
        </w:rPr>
        <w:t xml:space="preserve"> </w:t>
      </w:r>
      <w:r>
        <w:rPr>
          <w:rFonts w:hint="eastAsia"/>
          <w:lang w:eastAsia="ko-KR"/>
        </w:rPr>
        <w:t>사용된</w:t>
      </w:r>
      <w:r>
        <w:rPr>
          <w:rFonts w:hint="eastAsia"/>
          <w:lang w:eastAsia="ko-KR"/>
        </w:rPr>
        <w:t xml:space="preserve"> </w:t>
      </w:r>
      <w:r>
        <w:rPr>
          <w:rFonts w:hint="eastAsia"/>
          <w:lang w:eastAsia="ko-KR"/>
        </w:rPr>
        <w:t>것과</w:t>
      </w:r>
      <w:r>
        <w:rPr>
          <w:rFonts w:hint="eastAsia"/>
          <w:lang w:eastAsia="ko-KR"/>
        </w:rPr>
        <w:t xml:space="preserve"> </w:t>
      </w:r>
      <w:r>
        <w:rPr>
          <w:rFonts w:hint="eastAsia"/>
          <w:lang w:eastAsia="ko-KR"/>
        </w:rPr>
        <w:t>유사하게</w:t>
      </w:r>
      <w:r>
        <w:rPr>
          <w:rFonts w:hint="eastAsia"/>
          <w:lang w:eastAsia="ko-KR"/>
        </w:rPr>
        <w:t xml:space="preserve"> </w:t>
      </w:r>
      <w:r>
        <w:rPr>
          <w:rFonts w:hint="eastAsia"/>
          <w:lang w:eastAsia="ko-KR"/>
        </w:rPr>
        <w:t>이용할</w:t>
      </w:r>
      <w:r>
        <w:rPr>
          <w:rFonts w:hint="eastAsia"/>
          <w:lang w:eastAsia="ko-KR"/>
        </w:rPr>
        <w:t xml:space="preserve"> </w:t>
      </w:r>
      <w:r>
        <w:rPr>
          <w:rFonts w:hint="eastAsia"/>
          <w:lang w:eastAsia="ko-KR"/>
        </w:rPr>
        <w:t>것</w:t>
      </w:r>
      <w:r>
        <w:rPr>
          <w:rFonts w:hint="eastAsia"/>
          <w:lang w:eastAsia="ko-KR"/>
        </w:rPr>
        <w:t xml:space="preserve">. </w:t>
      </w:r>
    </w:p>
    <w:p w:rsidR="005B4E3F" w:rsidRDefault="005B4E3F" w:rsidP="005B4E3F">
      <w:pPr>
        <w:pStyle w:val="af0"/>
        <w:ind w:leftChars="0" w:left="760"/>
        <w:rPr>
          <w:lang w:eastAsia="ko-KR"/>
        </w:rPr>
      </w:pPr>
      <w:r>
        <w:rPr>
          <w:rFonts w:hint="eastAsia"/>
          <w:lang w:eastAsia="ko-KR"/>
        </w:rPr>
        <w:tab/>
      </w:r>
      <w:r>
        <w:rPr>
          <w:rFonts w:hint="eastAsia"/>
          <w:lang w:eastAsia="ko-KR"/>
        </w:rPr>
        <w:tab/>
        <w:t>#define ENABLE_TEST</w:t>
      </w:r>
      <w:proofErr w:type="gramStart"/>
      <w:r>
        <w:rPr>
          <w:rFonts w:hint="eastAsia"/>
          <w:lang w:eastAsia="ko-KR"/>
        </w:rPr>
        <w:t>_[</w:t>
      </w:r>
      <w:proofErr w:type="gramEnd"/>
      <w:r>
        <w:rPr>
          <w:rFonts w:hint="eastAsia"/>
          <w:lang w:eastAsia="ko-KR"/>
        </w:rPr>
        <w:t>Feature]</w:t>
      </w:r>
    </w:p>
    <w:p w:rsidR="005B4E3F" w:rsidRDefault="005B4E3F" w:rsidP="005B4E3F">
      <w:pPr>
        <w:pStyle w:val="af0"/>
        <w:ind w:leftChars="0" w:left="760"/>
        <w:rPr>
          <w:lang w:eastAsia="ko-KR"/>
        </w:rPr>
      </w:pPr>
      <w:r>
        <w:rPr>
          <w:rFonts w:hint="eastAsia"/>
          <w:lang w:eastAsia="ko-KR"/>
        </w:rPr>
        <w:t>i.e.</w:t>
      </w:r>
      <w:r>
        <w:rPr>
          <w:rFonts w:hint="eastAsia"/>
          <w:lang w:eastAsia="ko-KR"/>
        </w:rPr>
        <w:tab/>
        <w:t>#define ENABLE_TEST_CODES</w:t>
      </w:r>
    </w:p>
    <w:p w:rsidR="005B4E3F" w:rsidRPr="005B4E3F" w:rsidRDefault="005B4E3F" w:rsidP="005B4E3F">
      <w:pPr>
        <w:pStyle w:val="af0"/>
        <w:ind w:leftChars="0" w:left="760"/>
        <w:rPr>
          <w:lang w:eastAsia="ko-KR"/>
        </w:rPr>
      </w:pPr>
    </w:p>
    <w:p w:rsidR="005B4E3F" w:rsidRDefault="005B4E3F" w:rsidP="005B4E3F">
      <w:pPr>
        <w:pStyle w:val="af0"/>
        <w:numPr>
          <w:ilvl w:val="0"/>
          <w:numId w:val="60"/>
        </w:numPr>
        <w:ind w:leftChars="0"/>
        <w:rPr>
          <w:lang w:eastAsia="ko-KR"/>
        </w:rPr>
      </w:pPr>
      <w:r>
        <w:rPr>
          <w:rFonts w:hint="eastAsia"/>
          <w:lang w:eastAsia="ko-KR"/>
        </w:rPr>
        <w:t>H/W define</w:t>
      </w:r>
      <w:r>
        <w:rPr>
          <w:rFonts w:hint="eastAsia"/>
          <w:lang w:eastAsia="ko-KR"/>
        </w:rPr>
        <w:t>은</w:t>
      </w:r>
      <w:r>
        <w:rPr>
          <w:rFonts w:hint="eastAsia"/>
          <w:lang w:eastAsia="ko-KR"/>
        </w:rPr>
        <w:t xml:space="preserve"> prefix -&gt; #define PF_[HW Name]</w:t>
      </w:r>
    </w:p>
    <w:p w:rsidR="005B4E3F" w:rsidRDefault="005B4E3F" w:rsidP="005B4E3F">
      <w:pPr>
        <w:pStyle w:val="af0"/>
        <w:ind w:leftChars="0" w:left="760"/>
        <w:rPr>
          <w:lang w:eastAsia="ko-KR"/>
        </w:rPr>
      </w:pPr>
      <w:r>
        <w:rPr>
          <w:rFonts w:hint="eastAsia"/>
          <w:lang w:eastAsia="ko-KR"/>
        </w:rPr>
        <w:t>i.e. #define PF_HDMI</w:t>
      </w:r>
    </w:p>
    <w:p w:rsidR="005B4E3F" w:rsidRDefault="005B4E3F" w:rsidP="005B4E3F">
      <w:pPr>
        <w:pStyle w:val="af0"/>
        <w:ind w:leftChars="0" w:left="760"/>
        <w:rPr>
          <w:lang w:eastAsia="ko-KR"/>
        </w:rPr>
      </w:pPr>
      <w:r>
        <w:rPr>
          <w:rFonts w:hint="eastAsia"/>
          <w:lang w:eastAsia="ko-KR"/>
        </w:rPr>
        <w:t>필요에</w:t>
      </w:r>
      <w:r>
        <w:rPr>
          <w:rFonts w:hint="eastAsia"/>
          <w:lang w:eastAsia="ko-KR"/>
        </w:rPr>
        <w:t xml:space="preserve"> </w:t>
      </w:r>
      <w:proofErr w:type="gramStart"/>
      <w:r>
        <w:rPr>
          <w:rFonts w:hint="eastAsia"/>
          <w:lang w:eastAsia="ko-KR"/>
        </w:rPr>
        <w:t>따라</w:t>
      </w:r>
      <w:r>
        <w:rPr>
          <w:rFonts w:hint="eastAsia"/>
          <w:lang w:eastAsia="ko-KR"/>
        </w:rPr>
        <w:t xml:space="preserve"> .naming</w:t>
      </w:r>
      <w:r>
        <w:rPr>
          <w:rFonts w:hint="eastAsia"/>
          <w:lang w:eastAsia="ko-KR"/>
        </w:rPr>
        <w:t>은</w:t>
      </w:r>
      <w:proofErr w:type="gramEnd"/>
      <w:r>
        <w:rPr>
          <w:rFonts w:hint="eastAsia"/>
          <w:lang w:eastAsia="ko-KR"/>
        </w:rPr>
        <w:t xml:space="preserve"> _[Feature] </w:t>
      </w:r>
      <w:r>
        <w:rPr>
          <w:rFonts w:hint="eastAsia"/>
          <w:lang w:eastAsia="ko-KR"/>
        </w:rPr>
        <w:t>추가할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w:t>
      </w:r>
      <w:r>
        <w:rPr>
          <w:rFonts w:hint="eastAsia"/>
          <w:lang w:eastAsia="ko-KR"/>
        </w:rPr>
        <w:t xml:space="preserve">. </w:t>
      </w:r>
    </w:p>
    <w:p w:rsidR="005B4E3F" w:rsidRDefault="005B4E3F" w:rsidP="005B4E3F">
      <w:pPr>
        <w:pStyle w:val="af0"/>
        <w:ind w:leftChars="0" w:left="760"/>
        <w:rPr>
          <w:lang w:eastAsia="ko-KR"/>
        </w:rPr>
      </w:pPr>
      <w:r>
        <w:rPr>
          <w:rFonts w:hint="eastAsia"/>
          <w:lang w:eastAsia="ko-KR"/>
        </w:rPr>
        <w:t>i.e. #define PF_HDMI_DISABLE_CEC</w:t>
      </w:r>
    </w:p>
    <w:p w:rsidR="005B4E3F" w:rsidRDefault="005B4E3F" w:rsidP="005B4E3F">
      <w:pPr>
        <w:pStyle w:val="af0"/>
        <w:numPr>
          <w:ilvl w:val="0"/>
          <w:numId w:val="60"/>
        </w:numPr>
        <w:ind w:leftChars="0"/>
        <w:rPr>
          <w:lang w:eastAsia="ko-KR"/>
        </w:rPr>
      </w:pPr>
      <w:r>
        <w:rPr>
          <w:rFonts w:hint="eastAsia"/>
          <w:lang w:eastAsia="ko-KR"/>
        </w:rPr>
        <w:t xml:space="preserve">Define </w:t>
      </w:r>
      <w:r>
        <w:rPr>
          <w:rFonts w:hint="eastAsia"/>
          <w:lang w:eastAsia="ko-KR"/>
        </w:rPr>
        <w:t>명은</w:t>
      </w:r>
      <w:r>
        <w:rPr>
          <w:rFonts w:hint="eastAsia"/>
          <w:lang w:eastAsia="ko-KR"/>
        </w:rPr>
        <w:t xml:space="preserve"> </w:t>
      </w:r>
      <w:r w:rsidR="000335F4">
        <w:rPr>
          <w:rFonts w:hint="eastAsia"/>
          <w:lang w:eastAsia="ko-KR"/>
        </w:rPr>
        <w:t>되도록</w:t>
      </w:r>
      <w:r w:rsidR="000335F4">
        <w:rPr>
          <w:rFonts w:hint="eastAsia"/>
          <w:lang w:eastAsia="ko-KR"/>
        </w:rPr>
        <w:t xml:space="preserve"> </w:t>
      </w:r>
      <w:r w:rsidR="000335F4">
        <w:rPr>
          <w:rFonts w:hint="eastAsia"/>
          <w:lang w:eastAsia="ko-KR"/>
        </w:rPr>
        <w:t>통용되는</w:t>
      </w:r>
      <w:r w:rsidR="000335F4">
        <w:rPr>
          <w:rFonts w:hint="eastAsia"/>
          <w:lang w:eastAsia="ko-KR"/>
        </w:rPr>
        <w:t xml:space="preserve"> </w:t>
      </w:r>
      <w:r w:rsidR="000335F4">
        <w:rPr>
          <w:rFonts w:hint="eastAsia"/>
          <w:lang w:eastAsia="ko-KR"/>
        </w:rPr>
        <w:t>축약어가</w:t>
      </w:r>
      <w:r w:rsidR="000335F4">
        <w:rPr>
          <w:rFonts w:hint="eastAsia"/>
          <w:lang w:eastAsia="ko-KR"/>
        </w:rPr>
        <w:t xml:space="preserve"> </w:t>
      </w:r>
      <w:r w:rsidR="000335F4">
        <w:rPr>
          <w:rFonts w:hint="eastAsia"/>
          <w:lang w:eastAsia="ko-KR"/>
        </w:rPr>
        <w:t>아니면</w:t>
      </w:r>
      <w:r w:rsidR="000335F4">
        <w:rPr>
          <w:rFonts w:hint="eastAsia"/>
          <w:lang w:eastAsia="ko-KR"/>
        </w:rPr>
        <w:t xml:space="preserve"> </w:t>
      </w:r>
      <w:r w:rsidR="000335F4">
        <w:rPr>
          <w:rFonts w:hint="eastAsia"/>
          <w:lang w:eastAsia="ko-KR"/>
        </w:rPr>
        <w:t>줄이지</w:t>
      </w:r>
      <w:r w:rsidR="000335F4">
        <w:rPr>
          <w:rFonts w:hint="eastAsia"/>
          <w:lang w:eastAsia="ko-KR"/>
        </w:rPr>
        <w:t xml:space="preserve"> </w:t>
      </w:r>
      <w:r w:rsidR="000335F4">
        <w:rPr>
          <w:rFonts w:hint="eastAsia"/>
          <w:lang w:eastAsia="ko-KR"/>
        </w:rPr>
        <w:t>말</w:t>
      </w:r>
      <w:r w:rsidR="000335F4">
        <w:rPr>
          <w:rFonts w:hint="eastAsia"/>
          <w:lang w:eastAsia="ko-KR"/>
        </w:rPr>
        <w:t xml:space="preserve"> </w:t>
      </w:r>
      <w:r w:rsidR="000335F4">
        <w:rPr>
          <w:rFonts w:hint="eastAsia"/>
          <w:lang w:eastAsia="ko-KR"/>
        </w:rPr>
        <w:t>것</w:t>
      </w:r>
      <w:r w:rsidR="000335F4">
        <w:rPr>
          <w:rFonts w:hint="eastAsia"/>
          <w:lang w:eastAsia="ko-KR"/>
        </w:rPr>
        <w:t xml:space="preserve">. </w:t>
      </w:r>
    </w:p>
    <w:p w:rsidR="000335F4" w:rsidRDefault="000335F4" w:rsidP="005B4E3F">
      <w:pPr>
        <w:pStyle w:val="af0"/>
        <w:numPr>
          <w:ilvl w:val="0"/>
          <w:numId w:val="60"/>
        </w:numPr>
        <w:ind w:leftChars="0"/>
        <w:rPr>
          <w:lang w:eastAsia="ko-KR"/>
        </w:rPr>
      </w:pPr>
      <w:r>
        <w:rPr>
          <w:rFonts w:hint="eastAsia"/>
          <w:lang w:eastAsia="ko-KR"/>
        </w:rPr>
        <w:t xml:space="preserve">Feature/Support/Enable </w:t>
      </w:r>
      <w:r>
        <w:rPr>
          <w:rFonts w:hint="eastAsia"/>
          <w:lang w:eastAsia="ko-KR"/>
        </w:rPr>
        <w:t>등</w:t>
      </w:r>
      <w:r>
        <w:rPr>
          <w:rFonts w:hint="eastAsia"/>
          <w:lang w:eastAsia="ko-KR"/>
        </w:rPr>
        <w:t xml:space="preserve"> </w:t>
      </w:r>
      <w:r>
        <w:rPr>
          <w:rFonts w:hint="eastAsia"/>
          <w:lang w:eastAsia="ko-KR"/>
        </w:rPr>
        <w:t>비슷한</w:t>
      </w:r>
      <w:r>
        <w:rPr>
          <w:rFonts w:hint="eastAsia"/>
          <w:lang w:eastAsia="ko-KR"/>
        </w:rPr>
        <w:t xml:space="preserve"> </w:t>
      </w:r>
      <w:r>
        <w:rPr>
          <w:rFonts w:hint="eastAsia"/>
          <w:lang w:eastAsia="ko-KR"/>
        </w:rPr>
        <w:t>유형의</w:t>
      </w:r>
      <w:r>
        <w:rPr>
          <w:rFonts w:hint="eastAsia"/>
          <w:lang w:eastAsia="ko-KR"/>
        </w:rPr>
        <w:t xml:space="preserve"> </w:t>
      </w:r>
      <w:r>
        <w:rPr>
          <w:rFonts w:hint="eastAsia"/>
          <w:lang w:eastAsia="ko-KR"/>
        </w:rPr>
        <w:t>단어를</w:t>
      </w:r>
      <w:r>
        <w:rPr>
          <w:rFonts w:hint="eastAsia"/>
          <w:lang w:eastAsia="ko-KR"/>
        </w:rPr>
        <w:t xml:space="preserve"> </w:t>
      </w:r>
      <w:r>
        <w:rPr>
          <w:rFonts w:hint="eastAsia"/>
          <w:lang w:eastAsia="ko-KR"/>
        </w:rPr>
        <w:t>중복해서</w:t>
      </w:r>
      <w:r>
        <w:rPr>
          <w:rFonts w:hint="eastAsia"/>
          <w:lang w:eastAsia="ko-KR"/>
        </w:rPr>
        <w:t xml:space="preserve"> </w:t>
      </w:r>
      <w:r>
        <w:rPr>
          <w:rFonts w:hint="eastAsia"/>
          <w:lang w:eastAsia="ko-KR"/>
        </w:rPr>
        <w:t>사용하지</w:t>
      </w:r>
      <w:r>
        <w:rPr>
          <w:rFonts w:hint="eastAsia"/>
          <w:lang w:eastAsia="ko-KR"/>
        </w:rPr>
        <w:t xml:space="preserve"> </w:t>
      </w:r>
      <w:r>
        <w:rPr>
          <w:rFonts w:hint="eastAsia"/>
          <w:lang w:eastAsia="ko-KR"/>
        </w:rPr>
        <w:t>말</w:t>
      </w:r>
      <w:r>
        <w:rPr>
          <w:rFonts w:hint="eastAsia"/>
          <w:lang w:eastAsia="ko-KR"/>
        </w:rPr>
        <w:t xml:space="preserve"> </w:t>
      </w:r>
      <w:r>
        <w:rPr>
          <w:rFonts w:hint="eastAsia"/>
          <w:lang w:eastAsia="ko-KR"/>
        </w:rPr>
        <w:t>것</w:t>
      </w:r>
      <w:r>
        <w:rPr>
          <w:rFonts w:hint="eastAsia"/>
          <w:lang w:eastAsia="ko-KR"/>
        </w:rPr>
        <w:t xml:space="preserve">. </w:t>
      </w:r>
    </w:p>
    <w:p w:rsidR="000335F4" w:rsidRDefault="000335F4" w:rsidP="000335F4">
      <w:pPr>
        <w:pStyle w:val="af0"/>
        <w:ind w:leftChars="0" w:left="760"/>
        <w:rPr>
          <w:lang w:eastAsia="ko-KR"/>
        </w:rPr>
      </w:pPr>
      <w:r>
        <w:rPr>
          <w:rFonts w:hint="eastAsia"/>
          <w:lang w:eastAsia="ko-KR"/>
        </w:rPr>
        <w:t>i.e. #define FEATURE_OSD_FONT</w:t>
      </w:r>
    </w:p>
    <w:p w:rsidR="000335F4" w:rsidRPr="005B4E3F" w:rsidRDefault="000335F4" w:rsidP="000335F4">
      <w:pPr>
        <w:pStyle w:val="af0"/>
        <w:ind w:leftChars="0" w:left="760"/>
        <w:rPr>
          <w:lang w:eastAsia="ko-KR"/>
        </w:rPr>
      </w:pPr>
    </w:p>
    <w:p w:rsidR="0050690D" w:rsidRPr="004579BF" w:rsidRDefault="0050690D" w:rsidP="0050690D">
      <w:pPr>
        <w:pStyle w:val="2"/>
        <w:numPr>
          <w:ilvl w:val="1"/>
          <w:numId w:val="2"/>
        </w:numPr>
        <w:tabs>
          <w:tab w:val="left" w:pos="216"/>
          <w:tab w:val="left" w:pos="648"/>
          <w:tab w:val="left" w:pos="864"/>
        </w:tabs>
        <w:spacing w:before="240" w:after="60" w:line="240" w:lineRule="auto"/>
        <w:ind w:left="0" w:firstLine="0"/>
        <w:rPr>
          <w:b/>
          <w:bCs/>
        </w:rPr>
      </w:pPr>
      <w:bookmarkStart w:id="39" w:name="_Toc425787626"/>
      <w:r>
        <w:rPr>
          <w:rFonts w:hint="eastAsia"/>
          <w:b/>
          <w:bCs/>
        </w:rPr>
        <w:t>Macro 표기법</w:t>
      </w:r>
      <w:bookmarkEnd w:id="39"/>
    </w:p>
    <w:p w:rsidR="0050690D" w:rsidRPr="0050690D" w:rsidRDefault="0050690D" w:rsidP="0050690D">
      <w:pPr>
        <w:pStyle w:val="af0"/>
        <w:numPr>
          <w:ilvl w:val="0"/>
          <w:numId w:val="3"/>
        </w:numPr>
        <w:spacing w:after="0"/>
        <w:ind w:leftChars="0"/>
        <w:jc w:val="left"/>
        <w:rPr>
          <w:rFonts w:eastAsiaTheme="minorHAnsi" w:cs="굴림"/>
        </w:rPr>
      </w:pPr>
      <w:r w:rsidRPr="0050690D">
        <w:rPr>
          <w:rFonts w:eastAsiaTheme="minorHAnsi" w:cs="굴림"/>
        </w:rPr>
        <w:t>Use all capital letters      </w:t>
      </w:r>
    </w:p>
    <w:p w:rsidR="0050690D" w:rsidRPr="0050690D" w:rsidRDefault="0050690D" w:rsidP="0050690D">
      <w:pPr>
        <w:spacing w:after="0"/>
        <w:jc w:val="left"/>
        <w:rPr>
          <w:rFonts w:eastAsiaTheme="minorHAnsi" w:cs="굴림"/>
          <w:szCs w:val="20"/>
        </w:rPr>
      </w:pPr>
      <w:r w:rsidRPr="0050690D">
        <w:rPr>
          <w:rFonts w:eastAsiaTheme="minorHAnsi" w:cs="굴림"/>
          <w:szCs w:val="20"/>
        </w:rPr>
        <w:lastRenderedPageBreak/>
        <w:t>[CAPITAL LETTER]</w:t>
      </w:r>
      <w:proofErr w:type="gramStart"/>
      <w:r w:rsidRPr="0050690D">
        <w:rPr>
          <w:rFonts w:eastAsiaTheme="minorHAnsi" w:cs="굴림"/>
          <w:szCs w:val="20"/>
        </w:rPr>
        <w:t>_[</w:t>
      </w:r>
      <w:proofErr w:type="gramEnd"/>
      <w:r w:rsidRPr="0050690D">
        <w:rPr>
          <w:rFonts w:eastAsiaTheme="minorHAnsi" w:cs="굴림"/>
          <w:szCs w:val="20"/>
        </w:rPr>
        <w:t>CAPITAL LETTER]_[CAPITAL LETTER]</w:t>
      </w:r>
    </w:p>
    <w:p w:rsidR="0050690D" w:rsidRPr="0050690D" w:rsidRDefault="0050690D" w:rsidP="0050690D">
      <w:pPr>
        <w:spacing w:after="0"/>
        <w:jc w:val="left"/>
        <w:rPr>
          <w:rFonts w:eastAsiaTheme="minorHAnsi" w:cs="굴림"/>
          <w:szCs w:val="20"/>
        </w:rPr>
      </w:pPr>
      <w:r w:rsidRPr="0050690D">
        <w:rPr>
          <w:rFonts w:eastAsiaTheme="minorHAnsi" w:cs="굴림"/>
          <w:szCs w:val="20"/>
        </w:rPr>
        <w:t>     /******************************************************************************</w:t>
      </w:r>
      <w:r w:rsidRPr="0050690D">
        <w:rPr>
          <w:rFonts w:eastAsiaTheme="minorHAnsi" w:cs="굴림"/>
          <w:szCs w:val="20"/>
        </w:rPr>
        <w:br/>
        <w:t>      * Local Macro Declarations</w:t>
      </w:r>
      <w:r w:rsidRPr="0050690D">
        <w:rPr>
          <w:rFonts w:eastAsiaTheme="minorHAnsi" w:cs="굴림"/>
          <w:szCs w:val="20"/>
        </w:rPr>
        <w:br/>
        <w:t>      ******************************************************************************/</w:t>
      </w:r>
      <w:r w:rsidRPr="0050690D">
        <w:rPr>
          <w:rFonts w:eastAsiaTheme="minorHAnsi" w:cs="굴림"/>
          <w:szCs w:val="20"/>
        </w:rPr>
        <w:br/>
      </w:r>
      <w:r w:rsidRPr="0050690D">
        <w:rPr>
          <w:rFonts w:eastAsiaTheme="minorHAnsi" w:cs="굴림"/>
          <w:szCs w:val="20"/>
        </w:rPr>
        <w:br/>
        <w:t>     #define LOCAL_GET_CPU_</w:t>
      </w:r>
      <w:proofErr w:type="gramStart"/>
      <w:r w:rsidRPr="0050690D">
        <w:rPr>
          <w:rFonts w:eastAsiaTheme="minorHAnsi" w:cs="굴림"/>
          <w:szCs w:val="20"/>
        </w:rPr>
        <w:t>LOAD(</w:t>
      </w:r>
      <w:proofErr w:type="gramEnd"/>
      <w:r w:rsidRPr="0050690D">
        <w:rPr>
          <w:rFonts w:eastAsiaTheme="minorHAnsi" w:cs="굴림"/>
          <w:szCs w:val="20"/>
        </w:rPr>
        <w:t xml:space="preserve">) </w:t>
      </w:r>
      <w:proofErr w:type="spellStart"/>
      <w:r w:rsidRPr="0050690D">
        <w:rPr>
          <w:rFonts w:eastAsiaTheme="minorHAnsi" w:cs="굴림"/>
          <w:szCs w:val="20"/>
        </w:rPr>
        <w:t>Load_getcpuload</w:t>
      </w:r>
      <w:proofErr w:type="spellEnd"/>
      <w:r w:rsidRPr="0050690D">
        <w:rPr>
          <w:rFonts w:eastAsiaTheme="minorHAnsi" w:cs="굴림"/>
          <w:szCs w:val="20"/>
        </w:rPr>
        <w:t>()</w:t>
      </w:r>
      <w:r w:rsidRPr="0050690D">
        <w:rPr>
          <w:rFonts w:eastAsiaTheme="minorHAnsi" w:cs="굴림"/>
          <w:szCs w:val="20"/>
        </w:rPr>
        <w:br/>
        <w:t>     #define LOCAL_USE_CIO  (1)</w:t>
      </w:r>
      <w:r w:rsidRPr="0050690D">
        <w:rPr>
          <w:rFonts w:eastAsiaTheme="minorHAnsi" w:cs="굴림"/>
          <w:szCs w:val="20"/>
        </w:rPr>
        <w:br/>
        <w:t>     #define SIMPLE_MEMORY_MANAGEMENT</w:t>
      </w:r>
    </w:p>
    <w:p w:rsidR="0050690D" w:rsidRDefault="0050690D" w:rsidP="0050690D">
      <w:pPr>
        <w:spacing w:after="0"/>
        <w:jc w:val="left"/>
        <w:rPr>
          <w:rFonts w:eastAsiaTheme="minorHAnsi" w:cs="굴림"/>
          <w:szCs w:val="20"/>
        </w:rPr>
      </w:pPr>
    </w:p>
    <w:p w:rsidR="0050690D" w:rsidRDefault="0050690D" w:rsidP="0050690D">
      <w:pPr>
        <w:pStyle w:val="2"/>
        <w:numPr>
          <w:ilvl w:val="1"/>
          <w:numId w:val="2"/>
        </w:numPr>
        <w:tabs>
          <w:tab w:val="left" w:pos="216"/>
          <w:tab w:val="left" w:pos="648"/>
          <w:tab w:val="left" w:pos="864"/>
        </w:tabs>
        <w:spacing w:before="240" w:after="60" w:line="240" w:lineRule="auto"/>
        <w:ind w:left="0" w:firstLine="0"/>
        <w:rPr>
          <w:b/>
          <w:bCs/>
        </w:rPr>
      </w:pPr>
      <w:bookmarkStart w:id="40" w:name="_Toc425787627"/>
      <w:r>
        <w:rPr>
          <w:rFonts w:hint="eastAsia"/>
          <w:b/>
          <w:bCs/>
        </w:rPr>
        <w:t>함수 표기법</w:t>
      </w:r>
      <w:bookmarkEnd w:id="40"/>
    </w:p>
    <w:p w:rsidR="000335F4" w:rsidRDefault="000335F4" w:rsidP="000335F4">
      <w:pPr>
        <w:pStyle w:val="af0"/>
        <w:numPr>
          <w:ilvl w:val="0"/>
          <w:numId w:val="60"/>
        </w:numPr>
        <w:ind w:leftChars="0"/>
        <w:rPr>
          <w:lang w:eastAsia="ko-KR"/>
        </w:rPr>
      </w:pPr>
      <w:proofErr w:type="spellStart"/>
      <w:r>
        <w:rPr>
          <w:rFonts w:hint="eastAsia"/>
          <w:lang w:eastAsia="ko-KR"/>
        </w:rPr>
        <w:t>함수명을</w:t>
      </w:r>
      <w:proofErr w:type="spellEnd"/>
      <w:r>
        <w:rPr>
          <w:rFonts w:hint="eastAsia"/>
          <w:lang w:eastAsia="ko-KR"/>
        </w:rPr>
        <w:t xml:space="preserve"> </w:t>
      </w:r>
      <w:r>
        <w:rPr>
          <w:rFonts w:hint="eastAsia"/>
          <w:lang w:eastAsia="ko-KR"/>
        </w:rPr>
        <w:t>보고</w:t>
      </w:r>
      <w:r>
        <w:rPr>
          <w:rFonts w:hint="eastAsia"/>
          <w:lang w:eastAsia="ko-KR"/>
        </w:rPr>
        <w:t xml:space="preserve"> </w:t>
      </w:r>
      <w:r>
        <w:rPr>
          <w:rFonts w:hint="eastAsia"/>
          <w:lang w:eastAsia="ko-KR"/>
        </w:rPr>
        <w:t>어느</w:t>
      </w:r>
      <w:r>
        <w:rPr>
          <w:rFonts w:hint="eastAsia"/>
          <w:lang w:eastAsia="ko-KR"/>
        </w:rPr>
        <w:t xml:space="preserve"> </w:t>
      </w:r>
      <w:r>
        <w:rPr>
          <w:rFonts w:hint="eastAsia"/>
          <w:lang w:eastAsia="ko-KR"/>
        </w:rPr>
        <w:t>파일에</w:t>
      </w:r>
      <w:r>
        <w:rPr>
          <w:rFonts w:hint="eastAsia"/>
          <w:lang w:eastAsia="ko-KR"/>
        </w:rPr>
        <w:t xml:space="preserve"> </w:t>
      </w:r>
      <w:r>
        <w:rPr>
          <w:rFonts w:hint="eastAsia"/>
          <w:lang w:eastAsia="ko-KR"/>
        </w:rPr>
        <w:t>위치한</w:t>
      </w:r>
      <w:r>
        <w:rPr>
          <w:rFonts w:hint="eastAsia"/>
          <w:lang w:eastAsia="ko-KR"/>
        </w:rPr>
        <w:t xml:space="preserve"> </w:t>
      </w:r>
      <w:r>
        <w:rPr>
          <w:rFonts w:hint="eastAsia"/>
          <w:lang w:eastAsia="ko-KR"/>
        </w:rPr>
        <w:t>것인지</w:t>
      </w:r>
      <w:r>
        <w:rPr>
          <w:rFonts w:hint="eastAsia"/>
          <w:lang w:eastAsia="ko-KR"/>
        </w:rPr>
        <w:t xml:space="preserve"> </w:t>
      </w:r>
      <w:r>
        <w:rPr>
          <w:rFonts w:hint="eastAsia"/>
          <w:lang w:eastAsia="ko-KR"/>
        </w:rPr>
        <w:t>직관적으로</w:t>
      </w:r>
      <w:r>
        <w:rPr>
          <w:rFonts w:hint="eastAsia"/>
          <w:lang w:eastAsia="ko-KR"/>
        </w:rPr>
        <w:t xml:space="preserve"> </w:t>
      </w:r>
      <w:r>
        <w:rPr>
          <w:rFonts w:hint="eastAsia"/>
          <w:lang w:eastAsia="ko-KR"/>
        </w:rPr>
        <w:t>알</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있게</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것</w:t>
      </w:r>
    </w:p>
    <w:p w:rsidR="000335F4" w:rsidRDefault="000335F4" w:rsidP="000335F4">
      <w:pPr>
        <w:pStyle w:val="af0"/>
        <w:numPr>
          <w:ilvl w:val="0"/>
          <w:numId w:val="60"/>
        </w:numPr>
        <w:ind w:leftChars="0"/>
        <w:rPr>
          <w:lang w:eastAsia="ko-KR"/>
        </w:rPr>
      </w:pPr>
      <w:r>
        <w:rPr>
          <w:rFonts w:hint="eastAsia"/>
          <w:lang w:eastAsia="ko-KR"/>
        </w:rPr>
        <w:t>이전</w:t>
      </w:r>
      <w:r>
        <w:rPr>
          <w:rFonts w:hint="eastAsia"/>
          <w:lang w:eastAsia="ko-KR"/>
        </w:rPr>
        <w:t xml:space="preserve"> </w:t>
      </w:r>
      <w:r>
        <w:rPr>
          <w:rFonts w:hint="eastAsia"/>
          <w:lang w:eastAsia="ko-KR"/>
        </w:rPr>
        <w:t>정의된</w:t>
      </w:r>
      <w:r>
        <w:rPr>
          <w:rFonts w:hint="eastAsia"/>
          <w:lang w:eastAsia="ko-KR"/>
        </w:rPr>
        <w:t xml:space="preserve"> </w:t>
      </w:r>
      <w:r>
        <w:rPr>
          <w:rFonts w:hint="eastAsia"/>
          <w:lang w:eastAsia="ko-KR"/>
        </w:rPr>
        <w:t>함수명과</w:t>
      </w:r>
      <w:r>
        <w:rPr>
          <w:rFonts w:hint="eastAsia"/>
          <w:lang w:eastAsia="ko-KR"/>
        </w:rPr>
        <w:t xml:space="preserve"> </w:t>
      </w:r>
      <w:r>
        <w:rPr>
          <w:rFonts w:hint="eastAsia"/>
          <w:lang w:eastAsia="ko-KR"/>
        </w:rPr>
        <w:t>유사성을</w:t>
      </w:r>
      <w:r>
        <w:rPr>
          <w:rFonts w:hint="eastAsia"/>
          <w:lang w:eastAsia="ko-KR"/>
        </w:rPr>
        <w:t xml:space="preserve"> </w:t>
      </w:r>
      <w:r>
        <w:rPr>
          <w:rFonts w:hint="eastAsia"/>
          <w:lang w:eastAsia="ko-KR"/>
        </w:rPr>
        <w:t>가질</w:t>
      </w:r>
      <w:r>
        <w:rPr>
          <w:rFonts w:hint="eastAsia"/>
          <w:lang w:eastAsia="ko-KR"/>
        </w:rPr>
        <w:t xml:space="preserve"> </w:t>
      </w:r>
      <w:r>
        <w:rPr>
          <w:rFonts w:hint="eastAsia"/>
          <w:lang w:eastAsia="ko-KR"/>
        </w:rPr>
        <w:t>것</w:t>
      </w:r>
      <w:r>
        <w:rPr>
          <w:rFonts w:hint="eastAsia"/>
          <w:lang w:eastAsia="ko-KR"/>
        </w:rPr>
        <w:t xml:space="preserve">. </w:t>
      </w:r>
    </w:p>
    <w:p w:rsidR="000335F4" w:rsidRPr="000335F4" w:rsidRDefault="000335F4" w:rsidP="000335F4">
      <w:pPr>
        <w:pStyle w:val="af0"/>
        <w:numPr>
          <w:ilvl w:val="0"/>
          <w:numId w:val="60"/>
        </w:numPr>
        <w:ind w:leftChars="0"/>
        <w:rPr>
          <w:lang w:eastAsia="ko-KR"/>
        </w:rPr>
      </w:pPr>
      <w:r>
        <w:rPr>
          <w:rFonts w:hint="eastAsia"/>
          <w:lang w:eastAsia="ko-KR"/>
        </w:rPr>
        <w:t>특정</w:t>
      </w:r>
      <w:r>
        <w:rPr>
          <w:rFonts w:hint="eastAsia"/>
          <w:lang w:eastAsia="ko-KR"/>
        </w:rPr>
        <w:t xml:space="preserve"> define</w:t>
      </w:r>
      <w:r>
        <w:rPr>
          <w:rFonts w:hint="eastAsia"/>
          <w:lang w:eastAsia="ko-KR"/>
        </w:rPr>
        <w:t>에</w:t>
      </w:r>
      <w:r>
        <w:rPr>
          <w:rFonts w:hint="eastAsia"/>
          <w:lang w:eastAsia="ko-KR"/>
        </w:rPr>
        <w:t xml:space="preserve"> </w:t>
      </w:r>
      <w:r>
        <w:rPr>
          <w:rFonts w:hint="eastAsia"/>
          <w:lang w:eastAsia="ko-KR"/>
        </w:rPr>
        <w:t>따라</w:t>
      </w:r>
      <w:r>
        <w:rPr>
          <w:rFonts w:hint="eastAsia"/>
          <w:lang w:eastAsia="ko-KR"/>
        </w:rPr>
        <w:t xml:space="preserve"> function parameter</w:t>
      </w:r>
      <w:r>
        <w:rPr>
          <w:rFonts w:hint="eastAsia"/>
          <w:lang w:eastAsia="ko-KR"/>
        </w:rPr>
        <w:t>를</w:t>
      </w:r>
      <w:r>
        <w:rPr>
          <w:rFonts w:hint="eastAsia"/>
          <w:lang w:eastAsia="ko-KR"/>
        </w:rPr>
        <w:t xml:space="preserve"> </w:t>
      </w:r>
      <w:r>
        <w:rPr>
          <w:rFonts w:hint="eastAsia"/>
          <w:lang w:eastAsia="ko-KR"/>
        </w:rPr>
        <w:t>추가</w:t>
      </w:r>
      <w:r>
        <w:rPr>
          <w:rFonts w:hint="eastAsia"/>
          <w:lang w:eastAsia="ko-KR"/>
        </w:rPr>
        <w:t xml:space="preserve"> </w:t>
      </w:r>
      <w:r>
        <w:rPr>
          <w:rFonts w:hint="eastAsia"/>
          <w:lang w:eastAsia="ko-KR"/>
        </w:rPr>
        <w:t>혹은</w:t>
      </w:r>
      <w:r>
        <w:rPr>
          <w:rFonts w:hint="eastAsia"/>
          <w:lang w:eastAsia="ko-KR"/>
        </w:rPr>
        <w:t xml:space="preserve"> </w:t>
      </w:r>
      <w:r>
        <w:rPr>
          <w:rFonts w:hint="eastAsia"/>
          <w:lang w:eastAsia="ko-KR"/>
        </w:rPr>
        <w:t>변경해야</w:t>
      </w:r>
      <w:r>
        <w:rPr>
          <w:rFonts w:hint="eastAsia"/>
          <w:lang w:eastAsia="ko-KR"/>
        </w:rPr>
        <w:t xml:space="preserve"> </w:t>
      </w:r>
      <w:r>
        <w:rPr>
          <w:rFonts w:hint="eastAsia"/>
          <w:lang w:eastAsia="ko-KR"/>
        </w:rPr>
        <w:t>하는</w:t>
      </w:r>
      <w:r>
        <w:rPr>
          <w:rFonts w:hint="eastAsia"/>
          <w:lang w:eastAsia="ko-KR"/>
        </w:rPr>
        <w:t xml:space="preserve"> </w:t>
      </w:r>
      <w:r>
        <w:rPr>
          <w:rFonts w:hint="eastAsia"/>
          <w:lang w:eastAsia="ko-KR"/>
        </w:rPr>
        <w:t>경우가</w:t>
      </w:r>
      <w:r>
        <w:rPr>
          <w:rFonts w:hint="eastAsia"/>
          <w:lang w:eastAsia="ko-KR"/>
        </w:rPr>
        <w:t xml:space="preserve"> </w:t>
      </w:r>
      <w:r>
        <w:rPr>
          <w:rFonts w:hint="eastAsia"/>
          <w:lang w:eastAsia="ko-KR"/>
        </w:rPr>
        <w:t>있는데</w:t>
      </w:r>
      <w:r>
        <w:rPr>
          <w:rFonts w:hint="eastAsia"/>
          <w:lang w:eastAsia="ko-KR"/>
        </w:rPr>
        <w:t xml:space="preserve">, </w:t>
      </w:r>
      <w:r>
        <w:rPr>
          <w:rFonts w:hint="eastAsia"/>
          <w:lang w:eastAsia="ko-KR"/>
        </w:rPr>
        <w:t>우선</w:t>
      </w:r>
      <w:r>
        <w:rPr>
          <w:rFonts w:hint="eastAsia"/>
          <w:lang w:eastAsia="ko-KR"/>
        </w:rPr>
        <w:t xml:space="preserve"> </w:t>
      </w:r>
      <w:r>
        <w:rPr>
          <w:rFonts w:hint="eastAsia"/>
          <w:lang w:eastAsia="ko-KR"/>
        </w:rPr>
        <w:t>이전</w:t>
      </w:r>
      <w:r>
        <w:rPr>
          <w:rFonts w:hint="eastAsia"/>
          <w:lang w:eastAsia="ko-KR"/>
        </w:rPr>
        <w:t xml:space="preserve"> parameter</w:t>
      </w:r>
      <w:r>
        <w:rPr>
          <w:rFonts w:hint="eastAsia"/>
          <w:lang w:eastAsia="ko-KR"/>
        </w:rPr>
        <w:t>를</w:t>
      </w:r>
      <w:r>
        <w:rPr>
          <w:rFonts w:hint="eastAsia"/>
          <w:lang w:eastAsia="ko-KR"/>
        </w:rPr>
        <w:t xml:space="preserve"> </w:t>
      </w:r>
      <w:r>
        <w:rPr>
          <w:rFonts w:hint="eastAsia"/>
          <w:lang w:eastAsia="ko-KR"/>
        </w:rPr>
        <w:t>공용으로</w:t>
      </w:r>
      <w:r>
        <w:rPr>
          <w:rFonts w:hint="eastAsia"/>
          <w:lang w:eastAsia="ko-KR"/>
        </w:rPr>
        <w:t xml:space="preserve"> </w:t>
      </w:r>
      <w:r>
        <w:rPr>
          <w:rFonts w:hint="eastAsia"/>
          <w:lang w:eastAsia="ko-KR"/>
        </w:rPr>
        <w:t>사용할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있는</w:t>
      </w:r>
      <w:r>
        <w:rPr>
          <w:rFonts w:hint="eastAsia"/>
          <w:lang w:eastAsia="ko-KR"/>
        </w:rPr>
        <w:t xml:space="preserve"> </w:t>
      </w:r>
      <w:r>
        <w:rPr>
          <w:rFonts w:hint="eastAsia"/>
          <w:lang w:eastAsia="ko-KR"/>
        </w:rPr>
        <w:t>방법을</w:t>
      </w:r>
      <w:r>
        <w:rPr>
          <w:rFonts w:hint="eastAsia"/>
          <w:lang w:eastAsia="ko-KR"/>
        </w:rPr>
        <w:t xml:space="preserve"> </w:t>
      </w:r>
      <w:r>
        <w:rPr>
          <w:rFonts w:hint="eastAsia"/>
          <w:lang w:eastAsia="ko-KR"/>
        </w:rPr>
        <w:t>모색</w:t>
      </w:r>
      <w:r>
        <w:rPr>
          <w:rFonts w:hint="eastAsia"/>
          <w:lang w:eastAsia="ko-KR"/>
        </w:rPr>
        <w:t xml:space="preserve"> </w:t>
      </w:r>
      <w:r>
        <w:rPr>
          <w:rFonts w:hint="eastAsia"/>
          <w:lang w:eastAsia="ko-KR"/>
        </w:rPr>
        <w:t>후</w:t>
      </w:r>
      <w:r>
        <w:rPr>
          <w:rFonts w:hint="eastAsia"/>
          <w:lang w:eastAsia="ko-KR"/>
        </w:rPr>
        <w:t xml:space="preserve"> </w:t>
      </w:r>
      <w:r>
        <w:rPr>
          <w:rFonts w:hint="eastAsia"/>
          <w:lang w:eastAsia="ko-KR"/>
        </w:rPr>
        <w:t>불가하면</w:t>
      </w:r>
      <w:r>
        <w:rPr>
          <w:rFonts w:hint="eastAsia"/>
          <w:lang w:eastAsia="ko-KR"/>
        </w:rPr>
        <w:t xml:space="preserve"> </w:t>
      </w:r>
      <w:r>
        <w:rPr>
          <w:rFonts w:hint="eastAsia"/>
          <w:lang w:eastAsia="ko-KR"/>
        </w:rPr>
        <w:t>추가할</w:t>
      </w:r>
      <w:r>
        <w:rPr>
          <w:rFonts w:hint="eastAsia"/>
          <w:lang w:eastAsia="ko-KR"/>
        </w:rPr>
        <w:t xml:space="preserve"> </w:t>
      </w:r>
      <w:r>
        <w:rPr>
          <w:rFonts w:hint="eastAsia"/>
          <w:lang w:eastAsia="ko-KR"/>
        </w:rPr>
        <w:t>것</w:t>
      </w:r>
      <w:r>
        <w:rPr>
          <w:rFonts w:hint="eastAsia"/>
          <w:lang w:eastAsia="ko-KR"/>
        </w:rPr>
        <w:t xml:space="preserve">. . </w:t>
      </w:r>
    </w:p>
    <w:p w:rsidR="0050690D" w:rsidRPr="0050690D" w:rsidRDefault="0050690D" w:rsidP="000335F4">
      <w:pPr>
        <w:spacing w:after="0"/>
        <w:ind w:firstLine="400"/>
        <w:jc w:val="left"/>
        <w:rPr>
          <w:rFonts w:eastAsiaTheme="minorHAnsi" w:cs="굴림"/>
          <w:szCs w:val="20"/>
        </w:rPr>
      </w:pPr>
      <w:r w:rsidRPr="0050690D">
        <w:rPr>
          <w:rFonts w:eastAsiaTheme="minorHAnsi" w:cs="굴림"/>
          <w:szCs w:val="20"/>
        </w:rPr>
        <w:t>[LAYER]</w:t>
      </w:r>
      <w:proofErr w:type="gramStart"/>
      <w:r w:rsidRPr="0050690D">
        <w:rPr>
          <w:rFonts w:eastAsiaTheme="minorHAnsi" w:cs="굴림"/>
          <w:szCs w:val="20"/>
        </w:rPr>
        <w:t>_[</w:t>
      </w:r>
      <w:proofErr w:type="gramEnd"/>
      <w:r w:rsidRPr="0050690D">
        <w:rPr>
          <w:rFonts w:eastAsiaTheme="minorHAnsi" w:cs="굴림"/>
          <w:szCs w:val="20"/>
        </w:rPr>
        <w:t>FUNCTION NAME]_[function]</w:t>
      </w:r>
    </w:p>
    <w:p w:rsidR="0050690D" w:rsidRPr="0050690D" w:rsidRDefault="0050690D" w:rsidP="000335F4">
      <w:pPr>
        <w:spacing w:after="0"/>
        <w:ind w:firstLine="400"/>
        <w:jc w:val="left"/>
        <w:rPr>
          <w:rFonts w:eastAsiaTheme="minorHAnsi" w:cs="굴림"/>
          <w:szCs w:val="20"/>
        </w:rPr>
      </w:pPr>
      <w:r>
        <w:rPr>
          <w:rFonts w:eastAsiaTheme="minorHAnsi" w:cs="굴림" w:hint="eastAsia"/>
          <w:szCs w:val="20"/>
        </w:rPr>
        <w:t>e.g.</w:t>
      </w:r>
      <w:r w:rsidRPr="0050690D">
        <w:rPr>
          <w:rFonts w:eastAsiaTheme="minorHAnsi" w:cs="굴림"/>
          <w:szCs w:val="20"/>
        </w:rPr>
        <w:t xml:space="preserve">) </w:t>
      </w:r>
      <w:proofErr w:type="spellStart"/>
      <w:r w:rsidRPr="0050690D">
        <w:rPr>
          <w:rFonts w:eastAsiaTheme="minorHAnsi" w:cs="굴림"/>
          <w:szCs w:val="20"/>
        </w:rPr>
        <w:t>APP_SYSTEM_</w:t>
      </w:r>
      <w:proofErr w:type="gramStart"/>
      <w:r w:rsidRPr="0050690D">
        <w:rPr>
          <w:rFonts w:eastAsiaTheme="minorHAnsi" w:cs="굴림"/>
          <w:szCs w:val="20"/>
        </w:rPr>
        <w:t>checkMemStats</w:t>
      </w:r>
      <w:proofErr w:type="spellEnd"/>
      <w:r w:rsidRPr="0050690D">
        <w:rPr>
          <w:rFonts w:eastAsiaTheme="minorHAnsi" w:cs="굴림"/>
          <w:szCs w:val="20"/>
        </w:rPr>
        <w:t>(</w:t>
      </w:r>
      <w:proofErr w:type="gramEnd"/>
      <w:r w:rsidRPr="0050690D">
        <w:rPr>
          <w:rFonts w:eastAsiaTheme="minorHAnsi" w:cs="굴림"/>
          <w:szCs w:val="20"/>
        </w:rPr>
        <w:t>);</w:t>
      </w:r>
    </w:p>
    <w:p w:rsidR="0050690D" w:rsidRDefault="0050690D" w:rsidP="0050690D">
      <w:pPr>
        <w:spacing w:after="0"/>
        <w:jc w:val="left"/>
        <w:rPr>
          <w:rFonts w:eastAsiaTheme="minorHAnsi" w:cs="굴림"/>
          <w:szCs w:val="20"/>
        </w:rPr>
      </w:pPr>
    </w:p>
    <w:p w:rsidR="00B54772" w:rsidRPr="004579BF" w:rsidRDefault="00B54772" w:rsidP="00B54772">
      <w:pPr>
        <w:pStyle w:val="2"/>
        <w:numPr>
          <w:ilvl w:val="1"/>
          <w:numId w:val="2"/>
        </w:numPr>
        <w:tabs>
          <w:tab w:val="left" w:pos="216"/>
          <w:tab w:val="left" w:pos="648"/>
          <w:tab w:val="left" w:pos="864"/>
        </w:tabs>
        <w:spacing w:before="240" w:after="60" w:line="240" w:lineRule="auto"/>
        <w:ind w:left="0" w:firstLine="0"/>
        <w:rPr>
          <w:b/>
          <w:bCs/>
        </w:rPr>
      </w:pPr>
      <w:bookmarkStart w:id="41" w:name="_Toc425787628"/>
      <w:r>
        <w:rPr>
          <w:rFonts w:hint="eastAsia"/>
          <w:b/>
          <w:bCs/>
        </w:rPr>
        <w:t>변수 표기법 (</w:t>
      </w:r>
      <w:proofErr w:type="spellStart"/>
      <w:r>
        <w:rPr>
          <w:rFonts w:hint="eastAsia"/>
          <w:b/>
          <w:bCs/>
        </w:rPr>
        <w:t>헝가리안</w:t>
      </w:r>
      <w:proofErr w:type="spellEnd"/>
      <w:r>
        <w:rPr>
          <w:rFonts w:hint="eastAsia"/>
          <w:b/>
          <w:bCs/>
        </w:rPr>
        <w:t xml:space="preserve"> 표기법)</w:t>
      </w:r>
      <w:bookmarkEnd w:id="41"/>
    </w:p>
    <w:p w:rsidR="0050690D" w:rsidRPr="0050690D" w:rsidRDefault="0050690D" w:rsidP="0050690D">
      <w:pPr>
        <w:spacing w:after="0"/>
        <w:jc w:val="left"/>
        <w:rPr>
          <w:rFonts w:eastAsiaTheme="minorHAnsi" w:cs="굴림"/>
          <w:szCs w:val="20"/>
        </w:rPr>
      </w:pPr>
      <w:r w:rsidRPr="0050690D">
        <w:rPr>
          <w:rFonts w:eastAsiaTheme="minorHAnsi" w:cs="굴림"/>
          <w:szCs w:val="20"/>
        </w:rPr>
        <w:t xml:space="preserve"> : 작성시 다소 불편하지만, 변수의 </w:t>
      </w:r>
      <w:proofErr w:type="spellStart"/>
      <w:r w:rsidRPr="0050690D">
        <w:rPr>
          <w:rFonts w:eastAsiaTheme="minorHAnsi" w:cs="굴림"/>
          <w:szCs w:val="20"/>
        </w:rPr>
        <w:t>가독성</w:t>
      </w:r>
      <w:proofErr w:type="spellEnd"/>
      <w:r w:rsidRPr="0050690D">
        <w:rPr>
          <w:rFonts w:eastAsiaTheme="minorHAnsi" w:cs="굴림"/>
          <w:szCs w:val="20"/>
        </w:rPr>
        <w:t xml:space="preserve"> 및 명확성을 확보함.</w:t>
      </w:r>
    </w:p>
    <w:p w:rsidR="0050690D" w:rsidRPr="0050690D" w:rsidRDefault="0050690D" w:rsidP="0050690D">
      <w:pPr>
        <w:spacing w:after="0"/>
        <w:jc w:val="left"/>
        <w:rPr>
          <w:rFonts w:eastAsiaTheme="minorHAnsi" w:cs="굴림"/>
          <w:szCs w:val="20"/>
        </w:rPr>
      </w:pPr>
      <w:r w:rsidRPr="0050690D">
        <w:rPr>
          <w:rFonts w:eastAsiaTheme="minorHAnsi" w:cs="굴림"/>
          <w:szCs w:val="20"/>
        </w:rPr>
        <w:t>     </w:t>
      </w:r>
      <w:r w:rsidR="00B54772">
        <w:rPr>
          <w:rFonts w:eastAsiaTheme="minorHAnsi" w:cs="굴림" w:hint="eastAsia"/>
          <w:szCs w:val="20"/>
        </w:rPr>
        <w:t>e.g.</w:t>
      </w:r>
      <w:r w:rsidRPr="0050690D">
        <w:rPr>
          <w:rFonts w:eastAsiaTheme="minorHAnsi" w:cs="굴림"/>
          <w:szCs w:val="20"/>
        </w:rPr>
        <w:t xml:space="preserve">)   UInt32 </w:t>
      </w:r>
      <w:proofErr w:type="spellStart"/>
      <w:r w:rsidRPr="0050690D">
        <w:rPr>
          <w:rFonts w:eastAsiaTheme="minorHAnsi" w:cs="굴림"/>
          <w:szCs w:val="20"/>
        </w:rPr>
        <w:t>bucketNum</w:t>
      </w:r>
      <w:proofErr w:type="spellEnd"/>
      <w:r w:rsidRPr="0050690D">
        <w:rPr>
          <w:rFonts w:eastAsiaTheme="minorHAnsi" w:cs="굴림"/>
          <w:szCs w:val="20"/>
        </w:rPr>
        <w:t>;</w:t>
      </w:r>
    </w:p>
    <w:p w:rsidR="0050690D" w:rsidRPr="0050690D" w:rsidRDefault="0050690D" w:rsidP="0050690D">
      <w:pPr>
        <w:spacing w:after="0"/>
        <w:jc w:val="left"/>
        <w:rPr>
          <w:rFonts w:eastAsiaTheme="minorHAnsi" w:cs="굴림"/>
          <w:szCs w:val="20"/>
        </w:rPr>
      </w:pPr>
      <w:r w:rsidRPr="0050690D">
        <w:rPr>
          <w:rFonts w:eastAsiaTheme="minorHAnsi" w:cs="굴림"/>
          <w:szCs w:val="20"/>
        </w:rPr>
        <w:t xml:space="preserve">            </w:t>
      </w:r>
      <w:proofErr w:type="spellStart"/>
      <w:r w:rsidRPr="0050690D">
        <w:rPr>
          <w:rFonts w:eastAsiaTheme="minorHAnsi" w:cs="굴림"/>
          <w:szCs w:val="20"/>
        </w:rPr>
        <w:t>LOCAL_MemorySegmentDescNodeHandle</w:t>
      </w:r>
      <w:proofErr w:type="spellEnd"/>
      <w:r w:rsidRPr="0050690D">
        <w:rPr>
          <w:rFonts w:eastAsiaTheme="minorHAnsi" w:cs="굴림"/>
          <w:szCs w:val="20"/>
        </w:rPr>
        <w:t xml:space="preserve"> </w:t>
      </w:r>
      <w:proofErr w:type="spellStart"/>
      <w:r w:rsidRPr="0050690D">
        <w:rPr>
          <w:rFonts w:eastAsiaTheme="minorHAnsi" w:cs="굴림"/>
          <w:szCs w:val="20"/>
        </w:rPr>
        <w:t>tempNode</w:t>
      </w:r>
      <w:proofErr w:type="gramStart"/>
      <w:r w:rsidRPr="0050690D">
        <w:rPr>
          <w:rFonts w:eastAsiaTheme="minorHAnsi" w:cs="굴림"/>
          <w:szCs w:val="20"/>
        </w:rPr>
        <w:t>,currNode</w:t>
      </w:r>
      <w:proofErr w:type="spellEnd"/>
      <w:proofErr w:type="gramEnd"/>
      <w:r w:rsidRPr="0050690D">
        <w:rPr>
          <w:rFonts w:eastAsiaTheme="minorHAnsi" w:cs="굴림"/>
          <w:szCs w:val="20"/>
        </w:rPr>
        <w:t xml:space="preserve">; </w:t>
      </w:r>
    </w:p>
    <w:p w:rsidR="0050690D" w:rsidRPr="00B54772" w:rsidRDefault="0050690D" w:rsidP="00B54772">
      <w:pPr>
        <w:pStyle w:val="af0"/>
        <w:numPr>
          <w:ilvl w:val="0"/>
          <w:numId w:val="60"/>
        </w:numPr>
        <w:spacing w:after="0"/>
        <w:ind w:leftChars="0"/>
        <w:jc w:val="left"/>
        <w:rPr>
          <w:rFonts w:eastAsiaTheme="minorHAnsi" w:cs="굴림"/>
          <w:lang w:eastAsia="ko-KR"/>
        </w:rPr>
      </w:pPr>
      <w:r w:rsidRPr="00B54772">
        <w:rPr>
          <w:rFonts w:eastAsiaTheme="minorHAnsi" w:cs="굴림"/>
          <w:lang w:eastAsia="ko-KR"/>
        </w:rPr>
        <w:t>포인터</w:t>
      </w:r>
      <w:r w:rsidRPr="00B54772">
        <w:rPr>
          <w:rFonts w:eastAsiaTheme="minorHAnsi" w:cs="굴림"/>
          <w:lang w:eastAsia="ko-KR"/>
        </w:rPr>
        <w:t xml:space="preserve"> </w:t>
      </w:r>
      <w:r w:rsidRPr="00B54772">
        <w:rPr>
          <w:rFonts w:eastAsiaTheme="minorHAnsi" w:cs="굴림"/>
          <w:lang w:eastAsia="ko-KR"/>
        </w:rPr>
        <w:t>있는</w:t>
      </w:r>
      <w:r w:rsidRPr="00B54772">
        <w:rPr>
          <w:rFonts w:eastAsiaTheme="minorHAnsi" w:cs="굴림"/>
          <w:lang w:eastAsia="ko-KR"/>
        </w:rPr>
        <w:t xml:space="preserve"> </w:t>
      </w:r>
      <w:r w:rsidRPr="00B54772">
        <w:rPr>
          <w:rFonts w:eastAsiaTheme="minorHAnsi" w:cs="굴림"/>
          <w:lang w:eastAsia="ko-KR"/>
        </w:rPr>
        <w:t>변수인</w:t>
      </w:r>
      <w:r w:rsidRPr="00B54772">
        <w:rPr>
          <w:rFonts w:eastAsiaTheme="minorHAnsi" w:cs="굴림"/>
          <w:lang w:eastAsia="ko-KR"/>
        </w:rPr>
        <w:t xml:space="preserve"> </w:t>
      </w:r>
      <w:r w:rsidRPr="00B54772">
        <w:rPr>
          <w:rFonts w:eastAsiaTheme="minorHAnsi" w:cs="굴림"/>
          <w:lang w:eastAsia="ko-KR"/>
        </w:rPr>
        <w:t>경우</w:t>
      </w:r>
      <w:r w:rsidRPr="00B54772">
        <w:rPr>
          <w:rFonts w:eastAsiaTheme="minorHAnsi" w:cs="굴림"/>
          <w:lang w:eastAsia="ko-KR"/>
        </w:rPr>
        <w:t>(</w:t>
      </w:r>
      <w:proofErr w:type="spellStart"/>
      <w:r w:rsidRPr="00B54772">
        <w:rPr>
          <w:rFonts w:eastAsiaTheme="minorHAnsi" w:cs="굴림"/>
          <w:lang w:eastAsia="ko-KR"/>
        </w:rPr>
        <w:t>asterix</w:t>
      </w:r>
      <w:proofErr w:type="spellEnd"/>
      <w:r w:rsidRPr="00B54772">
        <w:rPr>
          <w:rFonts w:eastAsiaTheme="minorHAnsi" w:cs="굴림"/>
          <w:lang w:eastAsia="ko-KR"/>
        </w:rPr>
        <w:t xml:space="preserve"> </w:t>
      </w:r>
      <w:r w:rsidRPr="00B54772">
        <w:rPr>
          <w:rFonts w:eastAsiaTheme="minorHAnsi" w:cs="굴림"/>
          <w:lang w:eastAsia="ko-KR"/>
        </w:rPr>
        <w:t>와</w:t>
      </w:r>
      <w:r w:rsidRPr="00B54772">
        <w:rPr>
          <w:rFonts w:eastAsiaTheme="minorHAnsi" w:cs="굴림"/>
          <w:lang w:eastAsia="ko-KR"/>
        </w:rPr>
        <w:t xml:space="preserve"> p </w:t>
      </w:r>
      <w:r w:rsidRPr="00B54772">
        <w:rPr>
          <w:rFonts w:eastAsiaTheme="minorHAnsi" w:cs="굴림"/>
          <w:lang w:eastAsia="ko-KR"/>
        </w:rPr>
        <w:t>를</w:t>
      </w:r>
      <w:r w:rsidRPr="00B54772">
        <w:rPr>
          <w:rFonts w:eastAsiaTheme="minorHAnsi" w:cs="굴림"/>
          <w:lang w:eastAsia="ko-KR"/>
        </w:rPr>
        <w:t xml:space="preserve"> </w:t>
      </w:r>
      <w:r w:rsidRPr="00B54772">
        <w:rPr>
          <w:rFonts w:eastAsiaTheme="minorHAnsi" w:cs="굴림"/>
          <w:lang w:eastAsia="ko-KR"/>
        </w:rPr>
        <w:t>중첩</w:t>
      </w:r>
      <w:r w:rsidRPr="00B54772">
        <w:rPr>
          <w:rFonts w:eastAsiaTheme="minorHAnsi" w:cs="굴림"/>
          <w:lang w:eastAsia="ko-KR"/>
        </w:rPr>
        <w:t>)</w:t>
      </w:r>
    </w:p>
    <w:p w:rsidR="0050690D" w:rsidRPr="0050690D" w:rsidRDefault="0050690D" w:rsidP="0050690D">
      <w:pPr>
        <w:spacing w:after="0"/>
        <w:jc w:val="left"/>
        <w:rPr>
          <w:rFonts w:eastAsiaTheme="minorHAnsi" w:cs="굴림"/>
          <w:szCs w:val="20"/>
        </w:rPr>
      </w:pPr>
      <w:r w:rsidRPr="0050690D">
        <w:rPr>
          <w:rFonts w:eastAsiaTheme="minorHAnsi" w:cs="굴림"/>
          <w:szCs w:val="20"/>
        </w:rPr>
        <w:t>      *p</w:t>
      </w:r>
    </w:p>
    <w:p w:rsidR="0050690D" w:rsidRPr="0050690D" w:rsidRDefault="00B54772" w:rsidP="0050690D">
      <w:pPr>
        <w:spacing w:after="0"/>
        <w:jc w:val="left"/>
        <w:rPr>
          <w:rFonts w:eastAsiaTheme="minorHAnsi" w:cs="굴림"/>
          <w:szCs w:val="20"/>
        </w:rPr>
      </w:pPr>
      <w:r>
        <w:rPr>
          <w:rFonts w:eastAsiaTheme="minorHAnsi" w:cs="굴림"/>
          <w:szCs w:val="20"/>
        </w:rPr>
        <w:t>     </w:t>
      </w:r>
      <w:r>
        <w:rPr>
          <w:rFonts w:eastAsiaTheme="minorHAnsi" w:cs="굴림" w:hint="eastAsia"/>
          <w:szCs w:val="20"/>
        </w:rPr>
        <w:t>e.g.</w:t>
      </w:r>
      <w:r w:rsidR="0050690D" w:rsidRPr="0050690D">
        <w:rPr>
          <w:rFonts w:eastAsiaTheme="minorHAnsi" w:cs="굴림"/>
          <w:szCs w:val="20"/>
        </w:rPr>
        <w:t xml:space="preserve">) </w:t>
      </w:r>
      <w:proofErr w:type="spellStart"/>
      <w:r w:rsidR="0050690D" w:rsidRPr="0050690D">
        <w:rPr>
          <w:rFonts w:eastAsiaTheme="minorHAnsi" w:cs="굴림"/>
          <w:szCs w:val="20"/>
        </w:rPr>
        <w:t>int</w:t>
      </w:r>
      <w:proofErr w:type="spellEnd"/>
      <w:r w:rsidR="0050690D" w:rsidRPr="0050690D">
        <w:rPr>
          <w:rFonts w:eastAsiaTheme="minorHAnsi" w:cs="굴림"/>
          <w:szCs w:val="20"/>
        </w:rPr>
        <w:t xml:space="preserve"> *</w:t>
      </w:r>
      <w:proofErr w:type="spellStart"/>
      <w:r w:rsidR="0050690D" w:rsidRPr="0050690D">
        <w:rPr>
          <w:rFonts w:eastAsiaTheme="minorHAnsi" w:cs="굴림"/>
          <w:szCs w:val="20"/>
        </w:rPr>
        <w:t>pnCount</w:t>
      </w:r>
      <w:proofErr w:type="spellEnd"/>
    </w:p>
    <w:p w:rsidR="0050690D" w:rsidRPr="0050690D" w:rsidRDefault="0050690D" w:rsidP="0050690D">
      <w:pPr>
        <w:spacing w:after="0"/>
        <w:jc w:val="left"/>
        <w:rPr>
          <w:rFonts w:eastAsiaTheme="minorHAnsi" w:cs="굴림"/>
          <w:szCs w:val="20"/>
        </w:rPr>
      </w:pPr>
    </w:p>
    <w:p w:rsidR="0050690D" w:rsidRPr="00B54772" w:rsidRDefault="0050690D" w:rsidP="00B54772">
      <w:pPr>
        <w:pStyle w:val="af0"/>
        <w:numPr>
          <w:ilvl w:val="0"/>
          <w:numId w:val="60"/>
        </w:numPr>
        <w:spacing w:after="0"/>
        <w:ind w:leftChars="0"/>
        <w:jc w:val="left"/>
        <w:rPr>
          <w:rFonts w:eastAsiaTheme="minorHAnsi" w:cs="굴림"/>
          <w:lang w:eastAsia="ko-KR"/>
        </w:rPr>
      </w:pPr>
      <w:r w:rsidRPr="00B54772">
        <w:rPr>
          <w:rFonts w:eastAsiaTheme="minorHAnsi" w:cs="굴림"/>
          <w:lang w:eastAsia="ko-KR"/>
        </w:rPr>
        <w:t>습관적이고</w:t>
      </w:r>
      <w:r w:rsidRPr="00B54772">
        <w:rPr>
          <w:rFonts w:eastAsiaTheme="minorHAnsi" w:cs="굴림"/>
          <w:lang w:eastAsia="ko-KR"/>
        </w:rPr>
        <w:t xml:space="preserve">, </w:t>
      </w:r>
      <w:r w:rsidRPr="00B54772">
        <w:rPr>
          <w:rFonts w:eastAsiaTheme="minorHAnsi" w:cs="굴림"/>
          <w:lang w:eastAsia="ko-KR"/>
        </w:rPr>
        <w:t>일반화된</w:t>
      </w:r>
      <w:r w:rsidRPr="00B54772">
        <w:rPr>
          <w:rFonts w:eastAsiaTheme="minorHAnsi" w:cs="굴림"/>
          <w:lang w:eastAsia="ko-KR"/>
        </w:rPr>
        <w:t xml:space="preserve"> </w:t>
      </w:r>
      <w:r w:rsidRPr="00B54772">
        <w:rPr>
          <w:rFonts w:eastAsiaTheme="minorHAnsi" w:cs="굴림"/>
          <w:lang w:eastAsia="ko-KR"/>
        </w:rPr>
        <w:t>경우는</w:t>
      </w:r>
      <w:r w:rsidRPr="00B54772">
        <w:rPr>
          <w:rFonts w:eastAsiaTheme="minorHAnsi" w:cs="굴림"/>
          <w:lang w:eastAsia="ko-KR"/>
        </w:rPr>
        <w:t xml:space="preserve"> </w:t>
      </w:r>
      <w:r w:rsidRPr="00B54772">
        <w:rPr>
          <w:rFonts w:eastAsiaTheme="minorHAnsi" w:cs="굴림"/>
          <w:lang w:eastAsia="ko-KR"/>
        </w:rPr>
        <w:t>예외</w:t>
      </w:r>
      <w:r w:rsidRPr="00B54772">
        <w:rPr>
          <w:rFonts w:eastAsiaTheme="minorHAnsi" w:cs="굴림"/>
          <w:lang w:eastAsia="ko-KR"/>
        </w:rPr>
        <w:t xml:space="preserve"> -&gt; </w:t>
      </w:r>
      <w:r w:rsidRPr="00B54772">
        <w:rPr>
          <w:rFonts w:eastAsiaTheme="minorHAnsi" w:cs="굴림"/>
          <w:lang w:eastAsia="ko-KR"/>
        </w:rPr>
        <w:t>충분히</w:t>
      </w:r>
      <w:r w:rsidRPr="00B54772">
        <w:rPr>
          <w:rFonts w:eastAsiaTheme="minorHAnsi" w:cs="굴림"/>
          <w:lang w:eastAsia="ko-KR"/>
        </w:rPr>
        <w:t xml:space="preserve"> </w:t>
      </w:r>
      <w:proofErr w:type="spellStart"/>
      <w:r w:rsidRPr="00B54772">
        <w:rPr>
          <w:rFonts w:eastAsiaTheme="minorHAnsi" w:cs="굴림"/>
          <w:lang w:eastAsia="ko-KR"/>
        </w:rPr>
        <w:t>가독성을</w:t>
      </w:r>
      <w:proofErr w:type="spellEnd"/>
      <w:r w:rsidRPr="00B54772">
        <w:rPr>
          <w:rFonts w:eastAsiaTheme="minorHAnsi" w:cs="굴림"/>
          <w:lang w:eastAsia="ko-KR"/>
        </w:rPr>
        <w:t xml:space="preserve"> </w:t>
      </w:r>
      <w:r w:rsidRPr="00B54772">
        <w:rPr>
          <w:rFonts w:eastAsiaTheme="minorHAnsi" w:cs="굴림"/>
          <w:lang w:eastAsia="ko-KR"/>
        </w:rPr>
        <w:t>확보했다고</w:t>
      </w:r>
      <w:r w:rsidRPr="00B54772">
        <w:rPr>
          <w:rFonts w:eastAsiaTheme="minorHAnsi" w:cs="굴림"/>
          <w:lang w:eastAsia="ko-KR"/>
        </w:rPr>
        <w:t xml:space="preserve"> </w:t>
      </w:r>
      <w:r w:rsidRPr="00B54772">
        <w:rPr>
          <w:rFonts w:eastAsiaTheme="minorHAnsi" w:cs="굴림"/>
          <w:lang w:eastAsia="ko-KR"/>
        </w:rPr>
        <w:t>보이면</w:t>
      </w:r>
      <w:r w:rsidRPr="00B54772">
        <w:rPr>
          <w:rFonts w:eastAsiaTheme="minorHAnsi" w:cs="굴림"/>
          <w:lang w:eastAsia="ko-KR"/>
        </w:rPr>
        <w:t xml:space="preserve"> </w:t>
      </w:r>
      <w:r w:rsidRPr="00B54772">
        <w:rPr>
          <w:rFonts w:eastAsiaTheme="minorHAnsi" w:cs="굴림"/>
          <w:lang w:eastAsia="ko-KR"/>
        </w:rPr>
        <w:t>상관</w:t>
      </w:r>
      <w:r w:rsidRPr="00B54772">
        <w:rPr>
          <w:rFonts w:eastAsiaTheme="minorHAnsi" w:cs="굴림"/>
          <w:lang w:eastAsia="ko-KR"/>
        </w:rPr>
        <w:t xml:space="preserve"> </w:t>
      </w:r>
      <w:r w:rsidRPr="00B54772">
        <w:rPr>
          <w:rFonts w:eastAsiaTheme="minorHAnsi" w:cs="굴림"/>
          <w:lang w:eastAsia="ko-KR"/>
        </w:rPr>
        <w:t>없음</w:t>
      </w:r>
      <w:r w:rsidRPr="00B54772">
        <w:rPr>
          <w:rFonts w:eastAsiaTheme="minorHAnsi" w:cs="굴림"/>
          <w:lang w:eastAsia="ko-KR"/>
        </w:rPr>
        <w:t>.</w:t>
      </w:r>
    </w:p>
    <w:p w:rsidR="0050690D" w:rsidRPr="0050690D" w:rsidRDefault="0050690D" w:rsidP="0050690D">
      <w:pPr>
        <w:spacing w:after="0"/>
        <w:jc w:val="left"/>
        <w:rPr>
          <w:rFonts w:eastAsiaTheme="minorHAnsi" w:cs="굴림"/>
          <w:szCs w:val="20"/>
        </w:rPr>
      </w:pPr>
      <w:r w:rsidRPr="0050690D">
        <w:rPr>
          <w:rFonts w:eastAsiaTheme="minorHAnsi" w:cs="굴림"/>
          <w:szCs w:val="20"/>
        </w:rPr>
        <w:t>     </w:t>
      </w:r>
      <w:r w:rsidR="00B54772">
        <w:rPr>
          <w:rFonts w:eastAsiaTheme="minorHAnsi" w:cs="굴림" w:hint="eastAsia"/>
          <w:szCs w:val="20"/>
        </w:rPr>
        <w:t>e.g.</w:t>
      </w:r>
      <w:r w:rsidRPr="0050690D">
        <w:rPr>
          <w:rFonts w:eastAsiaTheme="minorHAnsi" w:cs="굴림"/>
          <w:szCs w:val="20"/>
        </w:rPr>
        <w:t xml:space="preserve">) </w:t>
      </w:r>
      <w:proofErr w:type="spellStart"/>
      <w:r w:rsidRPr="0050690D">
        <w:rPr>
          <w:rFonts w:eastAsiaTheme="minorHAnsi" w:cs="굴림"/>
          <w:szCs w:val="20"/>
        </w:rPr>
        <w:t>XDest</w:t>
      </w:r>
      <w:proofErr w:type="spellEnd"/>
      <w:r w:rsidRPr="0050690D">
        <w:rPr>
          <w:rFonts w:eastAsiaTheme="minorHAnsi" w:cs="굴림"/>
          <w:szCs w:val="20"/>
        </w:rPr>
        <w:t xml:space="preserve">, </w:t>
      </w:r>
      <w:proofErr w:type="spellStart"/>
      <w:r w:rsidRPr="0050690D">
        <w:rPr>
          <w:rFonts w:eastAsiaTheme="minorHAnsi" w:cs="굴림"/>
          <w:szCs w:val="20"/>
        </w:rPr>
        <w:t>YDest</w:t>
      </w:r>
      <w:proofErr w:type="spellEnd"/>
      <w:r w:rsidRPr="0050690D">
        <w:rPr>
          <w:rFonts w:eastAsiaTheme="minorHAnsi" w:cs="굴림"/>
          <w:szCs w:val="20"/>
        </w:rPr>
        <w:t xml:space="preserve">, </w:t>
      </w:r>
      <w:proofErr w:type="spellStart"/>
      <w:r w:rsidRPr="0050690D">
        <w:rPr>
          <w:rFonts w:eastAsiaTheme="minorHAnsi" w:cs="굴림"/>
          <w:szCs w:val="20"/>
        </w:rPr>
        <w:t>i</w:t>
      </w:r>
      <w:proofErr w:type="spellEnd"/>
      <w:r w:rsidRPr="0050690D">
        <w:rPr>
          <w:rFonts w:eastAsiaTheme="minorHAnsi" w:cs="굴림"/>
          <w:szCs w:val="20"/>
        </w:rPr>
        <w:t>, j</w:t>
      </w:r>
    </w:p>
    <w:p w:rsidR="0050690D" w:rsidRPr="00B54772" w:rsidRDefault="0050690D" w:rsidP="0050690D">
      <w:pPr>
        <w:spacing w:after="0"/>
        <w:jc w:val="left"/>
        <w:rPr>
          <w:rFonts w:eastAsiaTheme="minorHAnsi" w:cs="굴림"/>
          <w:szCs w:val="20"/>
        </w:rPr>
      </w:pPr>
    </w:p>
    <w:p w:rsidR="0050690D" w:rsidRPr="00B54772" w:rsidRDefault="0050690D" w:rsidP="00B54772">
      <w:pPr>
        <w:pStyle w:val="af0"/>
        <w:numPr>
          <w:ilvl w:val="0"/>
          <w:numId w:val="60"/>
        </w:numPr>
        <w:spacing w:after="0"/>
        <w:ind w:leftChars="0"/>
        <w:jc w:val="left"/>
        <w:rPr>
          <w:rFonts w:eastAsiaTheme="minorHAnsi" w:cs="굴림"/>
        </w:rPr>
      </w:pPr>
      <w:proofErr w:type="spellStart"/>
      <w:r w:rsidRPr="00B54772">
        <w:rPr>
          <w:rFonts w:eastAsiaTheme="minorHAnsi" w:cs="굴림"/>
        </w:rPr>
        <w:t>전역변수인</w:t>
      </w:r>
      <w:proofErr w:type="spellEnd"/>
      <w:r w:rsidRPr="00B54772">
        <w:rPr>
          <w:rFonts w:eastAsiaTheme="minorHAnsi" w:cs="굴림"/>
        </w:rPr>
        <w:t xml:space="preserve"> </w:t>
      </w:r>
      <w:proofErr w:type="spellStart"/>
      <w:r w:rsidRPr="00B54772">
        <w:rPr>
          <w:rFonts w:eastAsiaTheme="minorHAnsi" w:cs="굴림"/>
        </w:rPr>
        <w:t>경우</w:t>
      </w:r>
      <w:proofErr w:type="spellEnd"/>
    </w:p>
    <w:p w:rsidR="0050690D" w:rsidRPr="0050690D" w:rsidRDefault="0050690D" w:rsidP="0050690D">
      <w:pPr>
        <w:spacing w:after="0"/>
        <w:jc w:val="left"/>
        <w:rPr>
          <w:rFonts w:eastAsiaTheme="minorHAnsi" w:cs="굴림"/>
          <w:szCs w:val="20"/>
        </w:rPr>
      </w:pPr>
      <w:r w:rsidRPr="0050690D">
        <w:rPr>
          <w:rFonts w:eastAsiaTheme="minorHAnsi" w:cs="굴림"/>
          <w:szCs w:val="20"/>
        </w:rPr>
        <w:t>     g_[</w:t>
      </w:r>
      <w:proofErr w:type="spellStart"/>
      <w:r w:rsidRPr="0050690D">
        <w:rPr>
          <w:rFonts w:eastAsiaTheme="minorHAnsi" w:cs="굴림"/>
          <w:szCs w:val="20"/>
        </w:rPr>
        <w:t>변수명</w:t>
      </w:r>
      <w:proofErr w:type="spellEnd"/>
      <w:r w:rsidRPr="0050690D">
        <w:rPr>
          <w:rFonts w:eastAsiaTheme="minorHAnsi" w:cs="굴림"/>
          <w:szCs w:val="20"/>
        </w:rPr>
        <w:t>]</w:t>
      </w:r>
    </w:p>
    <w:p w:rsidR="0050690D" w:rsidRPr="0050690D" w:rsidRDefault="0050690D" w:rsidP="0050690D">
      <w:pPr>
        <w:spacing w:after="0"/>
        <w:jc w:val="left"/>
        <w:rPr>
          <w:rFonts w:eastAsiaTheme="minorHAnsi" w:cs="굴림"/>
          <w:szCs w:val="20"/>
        </w:rPr>
      </w:pPr>
      <w:r w:rsidRPr="0050690D">
        <w:rPr>
          <w:rFonts w:eastAsiaTheme="minorHAnsi" w:cs="굴림"/>
          <w:szCs w:val="20"/>
        </w:rPr>
        <w:t>     </w:t>
      </w:r>
    </w:p>
    <w:p w:rsidR="0050690D" w:rsidRPr="00B54772" w:rsidRDefault="0050690D" w:rsidP="00B54772">
      <w:pPr>
        <w:pStyle w:val="af0"/>
        <w:numPr>
          <w:ilvl w:val="0"/>
          <w:numId w:val="60"/>
        </w:numPr>
        <w:spacing w:after="0"/>
        <w:ind w:leftChars="0"/>
        <w:jc w:val="left"/>
        <w:rPr>
          <w:rFonts w:eastAsiaTheme="minorHAnsi" w:cs="굴림"/>
          <w:lang w:eastAsia="ko-KR"/>
        </w:rPr>
      </w:pPr>
      <w:r w:rsidRPr="00B54772">
        <w:rPr>
          <w:rFonts w:eastAsiaTheme="minorHAnsi" w:cs="굴림"/>
          <w:lang w:eastAsia="ko-KR"/>
        </w:rPr>
        <w:t>포인터</w:t>
      </w:r>
      <w:r w:rsidRPr="00B54772">
        <w:rPr>
          <w:rFonts w:eastAsiaTheme="minorHAnsi" w:cs="굴림"/>
          <w:lang w:eastAsia="ko-KR"/>
        </w:rPr>
        <w:t xml:space="preserve">(*) </w:t>
      </w:r>
      <w:r w:rsidRPr="00B54772">
        <w:rPr>
          <w:rFonts w:eastAsiaTheme="minorHAnsi" w:cs="굴림"/>
          <w:lang w:eastAsia="ko-KR"/>
        </w:rPr>
        <w:t>및</w:t>
      </w:r>
      <w:r w:rsidRPr="00B54772">
        <w:rPr>
          <w:rFonts w:eastAsiaTheme="minorHAnsi" w:cs="굴림"/>
          <w:lang w:eastAsia="ko-KR"/>
        </w:rPr>
        <w:t xml:space="preserve"> </w:t>
      </w:r>
      <w:r w:rsidRPr="00B54772">
        <w:rPr>
          <w:rFonts w:eastAsiaTheme="minorHAnsi" w:cs="굴림"/>
          <w:lang w:eastAsia="ko-KR"/>
        </w:rPr>
        <w:t>참조</w:t>
      </w:r>
      <w:r w:rsidRPr="00B54772">
        <w:rPr>
          <w:rFonts w:eastAsiaTheme="minorHAnsi" w:cs="굴림"/>
          <w:lang w:eastAsia="ko-KR"/>
        </w:rPr>
        <w:t xml:space="preserve">(&amp;) </w:t>
      </w:r>
      <w:r w:rsidRPr="00B54772">
        <w:rPr>
          <w:rFonts w:eastAsiaTheme="minorHAnsi" w:cs="굴림"/>
          <w:lang w:eastAsia="ko-KR"/>
        </w:rPr>
        <w:t>표기는</w:t>
      </w:r>
      <w:r w:rsidRPr="00B54772">
        <w:rPr>
          <w:rFonts w:eastAsiaTheme="minorHAnsi" w:cs="굴림"/>
          <w:lang w:eastAsia="ko-KR"/>
        </w:rPr>
        <w:t xml:space="preserve"> </w:t>
      </w:r>
      <w:r w:rsidRPr="00B54772">
        <w:rPr>
          <w:rFonts w:eastAsiaTheme="minorHAnsi" w:cs="굴림"/>
          <w:lang w:eastAsia="ko-KR"/>
        </w:rPr>
        <w:t>변수</w:t>
      </w:r>
      <w:r w:rsidRPr="00B54772">
        <w:rPr>
          <w:rFonts w:eastAsiaTheme="minorHAnsi" w:cs="굴림"/>
          <w:lang w:eastAsia="ko-KR"/>
        </w:rPr>
        <w:t xml:space="preserve"> </w:t>
      </w:r>
      <w:r w:rsidRPr="00B54772">
        <w:rPr>
          <w:rFonts w:eastAsiaTheme="minorHAnsi" w:cs="굴림"/>
          <w:lang w:eastAsia="ko-KR"/>
        </w:rPr>
        <w:t>앞에</w:t>
      </w:r>
      <w:r w:rsidRPr="00B54772">
        <w:rPr>
          <w:rFonts w:eastAsiaTheme="minorHAnsi" w:cs="굴림"/>
          <w:lang w:eastAsia="ko-KR"/>
        </w:rPr>
        <w:t xml:space="preserve"> </w:t>
      </w:r>
      <w:r w:rsidRPr="00B54772">
        <w:rPr>
          <w:rFonts w:eastAsiaTheme="minorHAnsi" w:cs="굴림"/>
          <w:lang w:eastAsia="ko-KR"/>
        </w:rPr>
        <w:t>붙여서</w:t>
      </w:r>
      <w:r w:rsidRPr="00B54772">
        <w:rPr>
          <w:rFonts w:eastAsiaTheme="minorHAnsi" w:cs="굴림"/>
          <w:lang w:eastAsia="ko-KR"/>
        </w:rPr>
        <w:t xml:space="preserve"> </w:t>
      </w:r>
      <w:r w:rsidRPr="00B54772">
        <w:rPr>
          <w:rFonts w:eastAsiaTheme="minorHAnsi" w:cs="굴림"/>
          <w:lang w:eastAsia="ko-KR"/>
        </w:rPr>
        <w:t>선언</w:t>
      </w:r>
    </w:p>
    <w:p w:rsidR="0050690D" w:rsidRPr="0050690D" w:rsidRDefault="0050690D" w:rsidP="0050690D">
      <w:pPr>
        <w:spacing w:after="0"/>
        <w:jc w:val="left"/>
        <w:rPr>
          <w:rFonts w:eastAsiaTheme="minorHAnsi" w:cs="굴림"/>
          <w:szCs w:val="20"/>
        </w:rPr>
      </w:pPr>
      <w:r w:rsidRPr="0050690D">
        <w:rPr>
          <w:rFonts w:eastAsiaTheme="minorHAnsi" w:cs="굴림"/>
          <w:szCs w:val="20"/>
        </w:rPr>
        <w:t>     </w:t>
      </w:r>
      <w:r w:rsidR="00B54772">
        <w:rPr>
          <w:rFonts w:eastAsiaTheme="minorHAnsi" w:cs="굴림" w:hint="eastAsia"/>
          <w:szCs w:val="20"/>
        </w:rPr>
        <w:t>e.g.</w:t>
      </w:r>
      <w:r w:rsidRPr="0050690D">
        <w:rPr>
          <w:rFonts w:eastAsiaTheme="minorHAnsi" w:cs="굴림"/>
          <w:szCs w:val="20"/>
        </w:rPr>
        <w:t>) char *</w:t>
      </w:r>
      <w:proofErr w:type="spellStart"/>
      <w:r w:rsidRPr="0050690D">
        <w:rPr>
          <w:rFonts w:eastAsiaTheme="minorHAnsi" w:cs="굴림"/>
          <w:szCs w:val="20"/>
        </w:rPr>
        <w:t>szName</w:t>
      </w:r>
      <w:proofErr w:type="spellEnd"/>
      <w:r w:rsidRPr="0050690D">
        <w:rPr>
          <w:rFonts w:eastAsiaTheme="minorHAnsi" w:cs="굴림"/>
          <w:szCs w:val="20"/>
        </w:rPr>
        <w:t>, char &amp;</w:t>
      </w:r>
      <w:proofErr w:type="spellStart"/>
      <w:r w:rsidRPr="0050690D">
        <w:rPr>
          <w:rFonts w:eastAsiaTheme="minorHAnsi" w:cs="굴림"/>
          <w:szCs w:val="20"/>
        </w:rPr>
        <w:t>szName</w:t>
      </w:r>
      <w:proofErr w:type="spellEnd"/>
    </w:p>
    <w:p w:rsidR="0050690D" w:rsidRPr="0050690D" w:rsidRDefault="0050690D" w:rsidP="0050690D">
      <w:pPr>
        <w:spacing w:after="0"/>
        <w:jc w:val="left"/>
        <w:rPr>
          <w:rFonts w:eastAsiaTheme="minorHAnsi" w:cs="굴림"/>
          <w:szCs w:val="20"/>
        </w:rPr>
      </w:pPr>
    </w:p>
    <w:p w:rsidR="0050690D" w:rsidRPr="00B54772" w:rsidRDefault="0050690D" w:rsidP="00B54772">
      <w:pPr>
        <w:pStyle w:val="af0"/>
        <w:numPr>
          <w:ilvl w:val="0"/>
          <w:numId w:val="60"/>
        </w:numPr>
        <w:spacing w:after="0"/>
        <w:ind w:leftChars="0"/>
        <w:jc w:val="left"/>
        <w:rPr>
          <w:rFonts w:eastAsiaTheme="minorHAnsi" w:cs="굴림"/>
          <w:lang w:eastAsia="ko-KR"/>
        </w:rPr>
      </w:pPr>
      <w:r w:rsidRPr="00B54772">
        <w:rPr>
          <w:rFonts w:eastAsiaTheme="minorHAnsi" w:cs="굴림"/>
          <w:lang w:eastAsia="ko-KR"/>
        </w:rPr>
        <w:t>구조체</w:t>
      </w:r>
      <w:r w:rsidRPr="00B54772">
        <w:rPr>
          <w:rFonts w:eastAsiaTheme="minorHAnsi" w:cs="굴림"/>
          <w:lang w:eastAsia="ko-KR"/>
        </w:rPr>
        <w:t xml:space="preserve"> </w:t>
      </w:r>
      <w:proofErr w:type="spellStart"/>
      <w:r w:rsidRPr="00B54772">
        <w:rPr>
          <w:rFonts w:eastAsiaTheme="minorHAnsi" w:cs="굴림"/>
          <w:lang w:eastAsia="ko-KR"/>
        </w:rPr>
        <w:t>맴버는</w:t>
      </w:r>
      <w:proofErr w:type="spellEnd"/>
      <w:r w:rsidRPr="00B54772">
        <w:rPr>
          <w:rFonts w:eastAsiaTheme="minorHAnsi" w:cs="굴림"/>
          <w:lang w:eastAsia="ko-KR"/>
        </w:rPr>
        <w:t xml:space="preserve"> </w:t>
      </w:r>
      <w:proofErr w:type="spellStart"/>
      <w:r w:rsidRPr="00B54772">
        <w:rPr>
          <w:rFonts w:eastAsiaTheme="minorHAnsi" w:cs="굴림"/>
          <w:lang w:eastAsia="ko-KR"/>
        </w:rPr>
        <w:t>헝가리안</w:t>
      </w:r>
      <w:proofErr w:type="spellEnd"/>
      <w:r w:rsidRPr="00B54772">
        <w:rPr>
          <w:rFonts w:eastAsiaTheme="minorHAnsi" w:cs="굴림"/>
          <w:lang w:eastAsia="ko-KR"/>
        </w:rPr>
        <w:t xml:space="preserve"> </w:t>
      </w:r>
      <w:r w:rsidRPr="00B54772">
        <w:rPr>
          <w:rFonts w:eastAsiaTheme="minorHAnsi" w:cs="굴림"/>
          <w:lang w:eastAsia="ko-KR"/>
        </w:rPr>
        <w:t>표기법을</w:t>
      </w:r>
      <w:r w:rsidRPr="00B54772">
        <w:rPr>
          <w:rFonts w:eastAsiaTheme="minorHAnsi" w:cs="굴림"/>
          <w:lang w:eastAsia="ko-KR"/>
        </w:rPr>
        <w:t xml:space="preserve"> </w:t>
      </w:r>
      <w:r w:rsidRPr="00B54772">
        <w:rPr>
          <w:rFonts w:eastAsiaTheme="minorHAnsi" w:cs="굴림"/>
          <w:lang w:eastAsia="ko-KR"/>
        </w:rPr>
        <w:t>사용하지</w:t>
      </w:r>
      <w:r w:rsidRPr="00B54772">
        <w:rPr>
          <w:rFonts w:eastAsiaTheme="minorHAnsi" w:cs="굴림"/>
          <w:lang w:eastAsia="ko-KR"/>
        </w:rPr>
        <w:t xml:space="preserve"> </w:t>
      </w:r>
      <w:r w:rsidRPr="00B54772">
        <w:rPr>
          <w:rFonts w:eastAsiaTheme="minorHAnsi" w:cs="굴림"/>
          <w:lang w:eastAsia="ko-KR"/>
        </w:rPr>
        <w:t>않고</w:t>
      </w:r>
      <w:r w:rsidRPr="00B54772">
        <w:rPr>
          <w:rFonts w:eastAsiaTheme="minorHAnsi" w:cs="굴림"/>
          <w:lang w:eastAsia="ko-KR"/>
        </w:rPr>
        <w:t xml:space="preserve">, </w:t>
      </w:r>
      <w:r w:rsidRPr="00B54772">
        <w:rPr>
          <w:rFonts w:eastAsiaTheme="minorHAnsi" w:cs="굴림"/>
          <w:lang w:eastAsia="ko-KR"/>
        </w:rPr>
        <w:t>소문자로만</w:t>
      </w:r>
      <w:r w:rsidRPr="00B54772">
        <w:rPr>
          <w:rFonts w:eastAsiaTheme="minorHAnsi" w:cs="굴림"/>
          <w:lang w:eastAsia="ko-KR"/>
        </w:rPr>
        <w:t xml:space="preserve"> </w:t>
      </w:r>
      <w:r w:rsidRPr="00B54772">
        <w:rPr>
          <w:rFonts w:eastAsiaTheme="minorHAnsi" w:cs="굴림"/>
          <w:lang w:eastAsia="ko-KR"/>
        </w:rPr>
        <w:t>이용하고</w:t>
      </w:r>
      <w:r w:rsidRPr="00B54772">
        <w:rPr>
          <w:rFonts w:eastAsiaTheme="minorHAnsi" w:cs="굴림"/>
          <w:lang w:eastAsia="ko-KR"/>
        </w:rPr>
        <w:t xml:space="preserve">, </w:t>
      </w:r>
      <w:proofErr w:type="spellStart"/>
      <w:r w:rsidRPr="00B54772">
        <w:rPr>
          <w:rFonts w:eastAsiaTheme="minorHAnsi" w:cs="굴림"/>
          <w:lang w:eastAsia="ko-KR"/>
        </w:rPr>
        <w:t>구분시</w:t>
      </w:r>
      <w:proofErr w:type="spellEnd"/>
      <w:r w:rsidRPr="00B54772">
        <w:rPr>
          <w:rFonts w:eastAsiaTheme="minorHAnsi" w:cs="굴림"/>
          <w:lang w:eastAsia="ko-KR"/>
        </w:rPr>
        <w:t xml:space="preserve"> _ </w:t>
      </w:r>
      <w:r w:rsidRPr="00B54772">
        <w:rPr>
          <w:rFonts w:eastAsiaTheme="minorHAnsi" w:cs="굴림"/>
          <w:lang w:eastAsia="ko-KR"/>
        </w:rPr>
        <w:t>을</w:t>
      </w:r>
      <w:r w:rsidRPr="00B54772">
        <w:rPr>
          <w:rFonts w:eastAsiaTheme="minorHAnsi" w:cs="굴림"/>
          <w:lang w:eastAsia="ko-KR"/>
        </w:rPr>
        <w:t xml:space="preserve"> </w:t>
      </w:r>
      <w:r w:rsidRPr="00B54772">
        <w:rPr>
          <w:rFonts w:eastAsiaTheme="minorHAnsi" w:cs="굴림"/>
          <w:lang w:eastAsia="ko-KR"/>
        </w:rPr>
        <w:t>넣어서</w:t>
      </w:r>
      <w:r w:rsidRPr="00B54772">
        <w:rPr>
          <w:rFonts w:eastAsiaTheme="minorHAnsi" w:cs="굴림"/>
          <w:lang w:eastAsia="ko-KR"/>
        </w:rPr>
        <w:t xml:space="preserve"> </w:t>
      </w:r>
      <w:r w:rsidRPr="00B54772">
        <w:rPr>
          <w:rFonts w:eastAsiaTheme="minorHAnsi" w:cs="굴림"/>
          <w:lang w:eastAsia="ko-KR"/>
        </w:rPr>
        <w:t>구분</w:t>
      </w:r>
    </w:p>
    <w:p w:rsidR="0050690D" w:rsidRPr="0050690D" w:rsidRDefault="0050690D" w:rsidP="0050690D">
      <w:pPr>
        <w:spacing w:after="0"/>
        <w:jc w:val="left"/>
        <w:rPr>
          <w:rFonts w:eastAsiaTheme="minorHAnsi" w:cs="굴림"/>
          <w:szCs w:val="20"/>
        </w:rPr>
      </w:pPr>
      <w:r w:rsidRPr="0050690D">
        <w:rPr>
          <w:rFonts w:eastAsiaTheme="minorHAnsi" w:cs="굴림"/>
          <w:szCs w:val="20"/>
        </w:rPr>
        <w:t xml:space="preserve">           </w:t>
      </w:r>
    </w:p>
    <w:p w:rsidR="00B54772" w:rsidRPr="004579BF" w:rsidRDefault="00B54772" w:rsidP="00B54772">
      <w:pPr>
        <w:pStyle w:val="2"/>
        <w:numPr>
          <w:ilvl w:val="1"/>
          <w:numId w:val="2"/>
        </w:numPr>
        <w:tabs>
          <w:tab w:val="left" w:pos="216"/>
          <w:tab w:val="left" w:pos="648"/>
          <w:tab w:val="left" w:pos="864"/>
        </w:tabs>
        <w:spacing w:before="240" w:after="60" w:line="240" w:lineRule="auto"/>
        <w:ind w:left="0" w:firstLine="0"/>
        <w:rPr>
          <w:b/>
          <w:bCs/>
        </w:rPr>
      </w:pPr>
      <w:bookmarkStart w:id="42" w:name="_Toc425787629"/>
      <w:r>
        <w:rPr>
          <w:rFonts w:hint="eastAsia"/>
          <w:b/>
          <w:bCs/>
        </w:rPr>
        <w:t>주석표기법</w:t>
      </w:r>
      <w:bookmarkEnd w:id="42"/>
    </w:p>
    <w:p w:rsidR="0050690D" w:rsidRPr="0050690D" w:rsidRDefault="00B54772" w:rsidP="0050690D">
      <w:pPr>
        <w:spacing w:after="0"/>
        <w:jc w:val="left"/>
        <w:rPr>
          <w:rFonts w:eastAsiaTheme="minorHAnsi" w:cs="굴림"/>
          <w:szCs w:val="20"/>
        </w:rPr>
      </w:pPr>
      <w:r>
        <w:rPr>
          <w:rFonts w:eastAsiaTheme="minorHAnsi" w:cs="굴림" w:hint="eastAsia"/>
          <w:szCs w:val="20"/>
        </w:rPr>
        <w:t xml:space="preserve">: 항상 </w:t>
      </w:r>
      <w:r w:rsidR="0050690D" w:rsidRPr="0050690D">
        <w:rPr>
          <w:rFonts w:eastAsiaTheme="minorHAnsi" w:cs="굴림"/>
          <w:szCs w:val="20"/>
        </w:rPr>
        <w:t>영문으로 표기</w:t>
      </w:r>
    </w:p>
    <w:p w:rsidR="0050690D" w:rsidRPr="00B54772" w:rsidRDefault="0050690D" w:rsidP="00B54772">
      <w:pPr>
        <w:pStyle w:val="af0"/>
        <w:numPr>
          <w:ilvl w:val="0"/>
          <w:numId w:val="60"/>
        </w:numPr>
        <w:spacing w:after="0"/>
        <w:ind w:leftChars="0"/>
        <w:jc w:val="left"/>
        <w:rPr>
          <w:rFonts w:eastAsiaTheme="minorHAnsi" w:cs="굴림"/>
          <w:lang w:eastAsia="ko-KR"/>
        </w:rPr>
      </w:pPr>
      <w:r w:rsidRPr="00B54772">
        <w:rPr>
          <w:rFonts w:eastAsiaTheme="minorHAnsi" w:cs="굴림"/>
          <w:lang w:eastAsia="ko-KR"/>
        </w:rPr>
        <w:t>함수</w:t>
      </w:r>
      <w:r w:rsidRPr="00B54772">
        <w:rPr>
          <w:rFonts w:eastAsiaTheme="minorHAnsi" w:cs="굴림"/>
          <w:lang w:eastAsia="ko-KR"/>
        </w:rPr>
        <w:t xml:space="preserve">, Variable </w:t>
      </w:r>
      <w:r w:rsidRPr="00B54772">
        <w:rPr>
          <w:rFonts w:eastAsiaTheme="minorHAnsi" w:cs="굴림"/>
          <w:lang w:eastAsia="ko-KR"/>
        </w:rPr>
        <w:t>선언</w:t>
      </w:r>
      <w:r w:rsidRPr="00B54772">
        <w:rPr>
          <w:rFonts w:eastAsiaTheme="minorHAnsi" w:cs="굴림"/>
          <w:lang w:eastAsia="ko-KR"/>
        </w:rPr>
        <w:t xml:space="preserve"> </w:t>
      </w:r>
      <w:r w:rsidRPr="00B54772">
        <w:rPr>
          <w:rFonts w:eastAsiaTheme="minorHAnsi" w:cs="굴림"/>
          <w:lang w:eastAsia="ko-KR"/>
        </w:rPr>
        <w:t>시작</w:t>
      </w:r>
      <w:r w:rsidRPr="00B54772">
        <w:rPr>
          <w:rFonts w:eastAsiaTheme="minorHAnsi" w:cs="굴림"/>
          <w:lang w:eastAsia="ko-KR"/>
        </w:rPr>
        <w:t xml:space="preserve"> </w:t>
      </w:r>
      <w:r w:rsidRPr="00B54772">
        <w:rPr>
          <w:rFonts w:eastAsiaTheme="minorHAnsi" w:cs="굴림"/>
          <w:lang w:eastAsia="ko-KR"/>
        </w:rPr>
        <w:t>전</w:t>
      </w:r>
      <w:r w:rsidRPr="00B54772">
        <w:rPr>
          <w:rFonts w:eastAsiaTheme="minorHAnsi" w:cs="굴림"/>
          <w:lang w:eastAsia="ko-KR"/>
        </w:rPr>
        <w:t xml:space="preserve"> </w:t>
      </w:r>
      <w:r w:rsidRPr="00B54772">
        <w:rPr>
          <w:rFonts w:eastAsiaTheme="minorHAnsi" w:cs="굴림"/>
          <w:lang w:eastAsia="ko-KR"/>
        </w:rPr>
        <w:t>표기법</w:t>
      </w:r>
      <w:r w:rsidRPr="00B54772">
        <w:rPr>
          <w:rFonts w:eastAsiaTheme="minorHAnsi" w:cs="굴림"/>
          <w:lang w:eastAsia="ko-KR"/>
        </w:rPr>
        <w:t xml:space="preserve">    </w:t>
      </w:r>
    </w:p>
    <w:p w:rsidR="0050690D" w:rsidRPr="0050690D" w:rsidRDefault="0050690D" w:rsidP="0050690D">
      <w:pPr>
        <w:spacing w:after="0"/>
        <w:jc w:val="left"/>
        <w:rPr>
          <w:rFonts w:eastAsiaTheme="minorHAnsi" w:cs="굴림"/>
          <w:szCs w:val="20"/>
        </w:rPr>
      </w:pPr>
      <w:r w:rsidRPr="0050690D">
        <w:rPr>
          <w:rFonts w:eastAsiaTheme="minorHAnsi" w:cs="굴림"/>
          <w:szCs w:val="20"/>
        </w:rPr>
        <w:t> </w:t>
      </w:r>
      <w:r>
        <w:rPr>
          <w:rFonts w:eastAsiaTheme="minorHAnsi" w:cs="굴림" w:hint="eastAsia"/>
          <w:szCs w:val="20"/>
        </w:rPr>
        <w:t>e.g.)</w:t>
      </w:r>
      <w:r w:rsidRPr="0050690D">
        <w:rPr>
          <w:rFonts w:eastAsiaTheme="minorHAnsi" w:cs="굴림"/>
          <w:szCs w:val="20"/>
        </w:rPr>
        <w:br/>
        <w:t>     /******************************************************************************</w:t>
      </w:r>
      <w:r w:rsidRPr="0050690D">
        <w:rPr>
          <w:rFonts w:eastAsiaTheme="minorHAnsi" w:cs="굴림"/>
          <w:szCs w:val="20"/>
        </w:rPr>
        <w:br/>
        <w:t>      * Global Variable Definitions</w:t>
      </w:r>
      <w:r w:rsidRPr="0050690D">
        <w:rPr>
          <w:rFonts w:eastAsiaTheme="minorHAnsi" w:cs="굴림"/>
          <w:szCs w:val="20"/>
        </w:rPr>
        <w:br/>
        <w:t>      **************************************************</w:t>
      </w:r>
      <w:r w:rsidR="00B54772">
        <w:rPr>
          <w:rFonts w:eastAsiaTheme="minorHAnsi" w:cs="굴림"/>
          <w:szCs w:val="20"/>
        </w:rPr>
        <w:t>****************************/</w:t>
      </w:r>
      <w:r w:rsidR="00B54772">
        <w:rPr>
          <w:rFonts w:eastAsiaTheme="minorHAnsi" w:cs="굴림"/>
          <w:szCs w:val="20"/>
        </w:rPr>
        <w:br/>
      </w:r>
    </w:p>
    <w:p w:rsidR="0050690D" w:rsidRPr="00B54772" w:rsidRDefault="00B54772" w:rsidP="00B54772">
      <w:pPr>
        <w:pStyle w:val="af0"/>
        <w:numPr>
          <w:ilvl w:val="0"/>
          <w:numId w:val="60"/>
        </w:numPr>
        <w:spacing w:after="0"/>
        <w:ind w:leftChars="0"/>
        <w:jc w:val="left"/>
        <w:rPr>
          <w:rFonts w:eastAsiaTheme="minorHAnsi" w:cs="굴림"/>
          <w:lang w:eastAsia="ko-KR"/>
        </w:rPr>
      </w:pPr>
      <w:r>
        <w:rPr>
          <w:rFonts w:eastAsiaTheme="minorHAnsi" w:cs="굴림" w:hint="eastAsia"/>
          <w:lang w:eastAsia="ko-KR"/>
        </w:rPr>
        <w:t>함수</w:t>
      </w:r>
      <w:r>
        <w:rPr>
          <w:rFonts w:eastAsiaTheme="minorHAnsi" w:cs="굴림" w:hint="eastAsia"/>
          <w:lang w:eastAsia="ko-KR"/>
        </w:rPr>
        <w:t xml:space="preserve"> </w:t>
      </w:r>
      <w:r>
        <w:rPr>
          <w:rFonts w:eastAsiaTheme="minorHAnsi" w:cs="굴림" w:hint="eastAsia"/>
          <w:lang w:eastAsia="ko-KR"/>
        </w:rPr>
        <w:t>내</w:t>
      </w:r>
      <w:r>
        <w:rPr>
          <w:rFonts w:eastAsiaTheme="minorHAnsi" w:cs="굴림" w:hint="eastAsia"/>
          <w:lang w:eastAsia="ko-KR"/>
        </w:rPr>
        <w:t xml:space="preserve"> </w:t>
      </w:r>
      <w:r>
        <w:rPr>
          <w:rFonts w:eastAsiaTheme="minorHAnsi" w:cs="굴림" w:hint="eastAsia"/>
          <w:lang w:eastAsia="ko-KR"/>
        </w:rPr>
        <w:t>설명을</w:t>
      </w:r>
      <w:r>
        <w:rPr>
          <w:rFonts w:eastAsiaTheme="minorHAnsi" w:cs="굴림" w:hint="eastAsia"/>
          <w:lang w:eastAsia="ko-KR"/>
        </w:rPr>
        <w:t xml:space="preserve"> </w:t>
      </w:r>
      <w:r>
        <w:rPr>
          <w:rFonts w:eastAsiaTheme="minorHAnsi" w:cs="굴림" w:hint="eastAsia"/>
          <w:lang w:eastAsia="ko-KR"/>
        </w:rPr>
        <w:t>위한</w:t>
      </w:r>
      <w:r>
        <w:rPr>
          <w:rFonts w:eastAsiaTheme="minorHAnsi" w:cs="굴림" w:hint="eastAsia"/>
          <w:lang w:eastAsia="ko-KR"/>
        </w:rPr>
        <w:t xml:space="preserve"> </w:t>
      </w:r>
      <w:r>
        <w:rPr>
          <w:rFonts w:eastAsiaTheme="minorHAnsi" w:cs="굴림" w:hint="eastAsia"/>
          <w:lang w:eastAsia="ko-KR"/>
        </w:rPr>
        <w:t>한</w:t>
      </w:r>
      <w:r>
        <w:rPr>
          <w:rFonts w:eastAsiaTheme="minorHAnsi" w:cs="굴림" w:hint="eastAsia"/>
          <w:lang w:eastAsia="ko-KR"/>
        </w:rPr>
        <w:t xml:space="preserve"> </w:t>
      </w:r>
      <w:r>
        <w:rPr>
          <w:rFonts w:eastAsiaTheme="minorHAnsi" w:cs="굴림" w:hint="eastAsia"/>
          <w:lang w:eastAsia="ko-KR"/>
        </w:rPr>
        <w:t>줄</w:t>
      </w:r>
      <w:r>
        <w:rPr>
          <w:rFonts w:eastAsiaTheme="minorHAnsi" w:cs="굴림" w:hint="eastAsia"/>
          <w:lang w:eastAsia="ko-KR"/>
        </w:rPr>
        <w:t xml:space="preserve"> </w:t>
      </w:r>
      <w:r>
        <w:rPr>
          <w:rFonts w:eastAsiaTheme="minorHAnsi" w:cs="굴림" w:hint="eastAsia"/>
          <w:lang w:eastAsia="ko-KR"/>
        </w:rPr>
        <w:t>표기법</w:t>
      </w:r>
      <w:r>
        <w:rPr>
          <w:rFonts w:eastAsiaTheme="minorHAnsi" w:cs="굴림" w:hint="eastAsia"/>
          <w:lang w:eastAsia="ko-KR"/>
        </w:rPr>
        <w:t xml:space="preserve"> </w:t>
      </w:r>
      <w:r>
        <w:rPr>
          <w:rFonts w:eastAsiaTheme="minorHAnsi" w:cs="굴림"/>
          <w:lang w:eastAsia="ko-KR"/>
        </w:rPr>
        <w:t>‘</w:t>
      </w:r>
      <w:r>
        <w:rPr>
          <w:rFonts w:eastAsiaTheme="minorHAnsi" w:cs="굴림" w:hint="eastAsia"/>
          <w:lang w:eastAsia="ko-KR"/>
        </w:rPr>
        <w:t xml:space="preserve"> </w:t>
      </w:r>
      <w:r w:rsidRPr="00B54772">
        <w:rPr>
          <w:rFonts w:eastAsiaTheme="minorHAnsi" w:cs="굴림" w:hint="eastAsia"/>
          <w:b/>
          <w:lang w:eastAsia="ko-KR"/>
        </w:rPr>
        <w:t>//</w:t>
      </w:r>
      <w:r>
        <w:rPr>
          <w:rFonts w:eastAsiaTheme="minorHAnsi" w:cs="굴림" w:hint="eastAsia"/>
          <w:lang w:eastAsia="ko-KR"/>
        </w:rPr>
        <w:t xml:space="preserve"> </w:t>
      </w:r>
      <w:r>
        <w:rPr>
          <w:rFonts w:eastAsiaTheme="minorHAnsi" w:cs="굴림"/>
          <w:lang w:eastAsia="ko-KR"/>
        </w:rPr>
        <w:t>‘</w:t>
      </w:r>
    </w:p>
    <w:p w:rsidR="0050690D" w:rsidRPr="00B54772" w:rsidRDefault="0050690D" w:rsidP="0050690D">
      <w:pPr>
        <w:pStyle w:val="af0"/>
        <w:numPr>
          <w:ilvl w:val="0"/>
          <w:numId w:val="60"/>
        </w:numPr>
        <w:spacing w:after="0"/>
        <w:ind w:leftChars="0"/>
        <w:jc w:val="left"/>
        <w:rPr>
          <w:rFonts w:eastAsiaTheme="minorHAnsi" w:cs="굴림"/>
        </w:rPr>
      </w:pPr>
      <w:r w:rsidRPr="00B54772">
        <w:rPr>
          <w:rFonts w:eastAsiaTheme="minorHAnsi" w:cs="Tahoma"/>
          <w:color w:val="000000"/>
        </w:rPr>
        <w:t xml:space="preserve">Debug </w:t>
      </w:r>
      <w:r w:rsidRPr="00B54772">
        <w:rPr>
          <w:rFonts w:eastAsiaTheme="minorHAnsi" w:cs="Tahoma"/>
          <w:color w:val="000000"/>
        </w:rPr>
        <w:t>용</w:t>
      </w:r>
      <w:r w:rsidRPr="00B54772">
        <w:rPr>
          <w:rFonts w:eastAsiaTheme="minorHAnsi" w:cs="Tahoma"/>
          <w:color w:val="000000"/>
        </w:rPr>
        <w:t xml:space="preserve"> </w:t>
      </w:r>
      <w:proofErr w:type="spellStart"/>
      <w:r w:rsidRPr="00B54772">
        <w:rPr>
          <w:rFonts w:eastAsiaTheme="minorHAnsi" w:cs="Tahoma"/>
          <w:color w:val="000000"/>
        </w:rPr>
        <w:t>주석은</w:t>
      </w:r>
      <w:proofErr w:type="spellEnd"/>
      <w:r w:rsidRPr="00B54772">
        <w:rPr>
          <w:rFonts w:eastAsiaTheme="minorHAnsi" w:cs="Tahoma"/>
          <w:color w:val="000000"/>
        </w:rPr>
        <w:t xml:space="preserve"> </w:t>
      </w:r>
      <w:r w:rsidR="00B54772">
        <w:rPr>
          <w:rFonts w:eastAsiaTheme="minorHAnsi" w:cs="Tahoma"/>
          <w:color w:val="000000"/>
          <w:lang w:eastAsia="ko-KR"/>
        </w:rPr>
        <w:t>‘</w:t>
      </w:r>
      <w:r w:rsidR="00B54772">
        <w:rPr>
          <w:rFonts w:eastAsiaTheme="minorHAnsi" w:cs="Tahoma" w:hint="eastAsia"/>
          <w:color w:val="000000"/>
          <w:lang w:eastAsia="ko-KR"/>
        </w:rPr>
        <w:t xml:space="preserve"> </w:t>
      </w:r>
      <w:r w:rsidRPr="00B54772">
        <w:rPr>
          <w:rFonts w:eastAsiaTheme="minorHAnsi" w:cs="Tahoma"/>
          <w:b/>
          <w:color w:val="000000"/>
        </w:rPr>
        <w:t>// Author, YYYY.MM.DD</w:t>
      </w:r>
      <w:r w:rsidR="00B54772">
        <w:rPr>
          <w:rFonts w:eastAsiaTheme="minorHAnsi" w:cs="Tahoma" w:hint="eastAsia"/>
          <w:color w:val="000000"/>
          <w:lang w:eastAsia="ko-KR"/>
        </w:rPr>
        <w:t xml:space="preserve"> </w:t>
      </w:r>
      <w:r w:rsidR="00B54772">
        <w:rPr>
          <w:rFonts w:eastAsiaTheme="minorHAnsi" w:cs="Tahoma"/>
          <w:color w:val="000000"/>
          <w:lang w:eastAsia="ko-KR"/>
        </w:rPr>
        <w:t>‘</w:t>
      </w:r>
      <w:r w:rsidRPr="00B54772">
        <w:rPr>
          <w:rFonts w:eastAsiaTheme="minorHAnsi" w:cs="Tahoma"/>
          <w:color w:val="000000"/>
        </w:rPr>
        <w:t xml:space="preserve"> - Comment</w:t>
      </w:r>
    </w:p>
    <w:p w:rsidR="0050690D" w:rsidRPr="00B54772" w:rsidRDefault="0050690D" w:rsidP="00B54772">
      <w:pPr>
        <w:pStyle w:val="af0"/>
        <w:numPr>
          <w:ilvl w:val="0"/>
          <w:numId w:val="60"/>
        </w:numPr>
        <w:spacing w:after="0"/>
        <w:ind w:leftChars="0"/>
        <w:jc w:val="left"/>
        <w:rPr>
          <w:rFonts w:eastAsiaTheme="minorHAnsi" w:cs="Tahoma"/>
          <w:color w:val="000000"/>
          <w:lang w:eastAsia="ko-KR"/>
        </w:rPr>
      </w:pPr>
      <w:r w:rsidRPr="00B54772">
        <w:rPr>
          <w:rFonts w:eastAsiaTheme="minorHAnsi" w:cs="Tahoma"/>
          <w:color w:val="000000"/>
          <w:lang w:eastAsia="ko-KR"/>
        </w:rPr>
        <w:t xml:space="preserve">Debug </w:t>
      </w:r>
      <w:r w:rsidRPr="00B54772">
        <w:rPr>
          <w:rFonts w:eastAsiaTheme="minorHAnsi" w:cs="Tahoma"/>
          <w:color w:val="000000"/>
          <w:lang w:eastAsia="ko-KR"/>
        </w:rPr>
        <w:t>완료되면</w:t>
      </w:r>
      <w:r w:rsidRPr="00B54772">
        <w:rPr>
          <w:rFonts w:eastAsiaTheme="minorHAnsi" w:cs="Tahoma"/>
          <w:color w:val="000000"/>
          <w:lang w:eastAsia="ko-KR"/>
        </w:rPr>
        <w:t xml:space="preserve"> </w:t>
      </w:r>
      <w:r w:rsidRPr="00B54772">
        <w:rPr>
          <w:rFonts w:eastAsiaTheme="minorHAnsi" w:cs="Tahoma"/>
          <w:color w:val="000000"/>
          <w:lang w:eastAsia="ko-KR"/>
        </w:rPr>
        <w:t>주석을</w:t>
      </w:r>
      <w:r w:rsidRPr="00B54772">
        <w:rPr>
          <w:rFonts w:eastAsiaTheme="minorHAnsi" w:cs="Tahoma"/>
          <w:color w:val="000000"/>
          <w:lang w:eastAsia="ko-KR"/>
        </w:rPr>
        <w:t xml:space="preserve"> </w:t>
      </w:r>
      <w:r w:rsidRPr="00B54772">
        <w:rPr>
          <w:rFonts w:eastAsiaTheme="minorHAnsi" w:cs="Tahoma"/>
          <w:color w:val="000000"/>
          <w:lang w:eastAsia="ko-KR"/>
        </w:rPr>
        <w:t>삭제하거나</w:t>
      </w:r>
      <w:r w:rsidRPr="00B54772">
        <w:rPr>
          <w:rFonts w:eastAsiaTheme="minorHAnsi" w:cs="Tahoma"/>
          <w:color w:val="000000"/>
          <w:lang w:eastAsia="ko-KR"/>
        </w:rPr>
        <w:t xml:space="preserve">, Comment </w:t>
      </w:r>
      <w:r w:rsidRPr="00B54772">
        <w:rPr>
          <w:rFonts w:eastAsiaTheme="minorHAnsi" w:cs="Tahoma"/>
          <w:color w:val="000000"/>
          <w:lang w:eastAsia="ko-KR"/>
        </w:rPr>
        <w:t>내용만</w:t>
      </w:r>
      <w:r w:rsidRPr="00B54772">
        <w:rPr>
          <w:rFonts w:eastAsiaTheme="minorHAnsi" w:cs="Tahoma"/>
          <w:color w:val="000000"/>
          <w:lang w:eastAsia="ko-KR"/>
        </w:rPr>
        <w:t xml:space="preserve"> </w:t>
      </w:r>
      <w:r w:rsidRPr="00B54772">
        <w:rPr>
          <w:rFonts w:eastAsiaTheme="minorHAnsi" w:cs="Tahoma"/>
          <w:color w:val="000000"/>
          <w:lang w:eastAsia="ko-KR"/>
        </w:rPr>
        <w:t>남겨</w:t>
      </w:r>
      <w:r w:rsidRPr="00B54772">
        <w:rPr>
          <w:rFonts w:eastAsiaTheme="minorHAnsi" w:cs="Tahoma"/>
          <w:color w:val="000000"/>
          <w:lang w:eastAsia="ko-KR"/>
        </w:rPr>
        <w:t xml:space="preserve"> </w:t>
      </w:r>
      <w:r w:rsidRPr="00B54772">
        <w:rPr>
          <w:rFonts w:eastAsiaTheme="minorHAnsi" w:cs="Tahoma"/>
          <w:color w:val="000000"/>
          <w:lang w:eastAsia="ko-KR"/>
        </w:rPr>
        <w:t>둘</w:t>
      </w:r>
      <w:r w:rsidRPr="00B54772">
        <w:rPr>
          <w:rFonts w:eastAsiaTheme="minorHAnsi" w:cs="Tahoma"/>
          <w:color w:val="000000"/>
          <w:lang w:eastAsia="ko-KR"/>
        </w:rPr>
        <w:t xml:space="preserve"> </w:t>
      </w:r>
      <w:r w:rsidRPr="00B54772">
        <w:rPr>
          <w:rFonts w:eastAsiaTheme="minorHAnsi" w:cs="Tahoma"/>
          <w:color w:val="000000"/>
          <w:lang w:eastAsia="ko-KR"/>
        </w:rPr>
        <w:t>것</w:t>
      </w:r>
      <w:r w:rsidRPr="00B54772">
        <w:rPr>
          <w:rFonts w:eastAsiaTheme="minorHAnsi" w:cs="Tahoma"/>
          <w:color w:val="000000"/>
          <w:lang w:eastAsia="ko-KR"/>
        </w:rPr>
        <w:t>. </w:t>
      </w:r>
    </w:p>
    <w:p w:rsidR="0050690D" w:rsidRDefault="0050690D" w:rsidP="0050690D">
      <w:pPr>
        <w:spacing w:after="0"/>
        <w:jc w:val="left"/>
        <w:rPr>
          <w:rFonts w:eastAsiaTheme="minorHAnsi" w:cs="Tahoma"/>
          <w:color w:val="000000"/>
          <w:szCs w:val="20"/>
        </w:rPr>
      </w:pPr>
    </w:p>
    <w:p w:rsidR="00B54772" w:rsidRPr="004579BF" w:rsidRDefault="00B54772" w:rsidP="00B54772">
      <w:pPr>
        <w:pStyle w:val="2"/>
        <w:numPr>
          <w:ilvl w:val="1"/>
          <w:numId w:val="2"/>
        </w:numPr>
        <w:tabs>
          <w:tab w:val="left" w:pos="216"/>
          <w:tab w:val="left" w:pos="648"/>
          <w:tab w:val="left" w:pos="864"/>
        </w:tabs>
        <w:spacing w:before="240" w:after="60" w:line="240" w:lineRule="auto"/>
        <w:ind w:left="0" w:firstLine="0"/>
        <w:rPr>
          <w:b/>
          <w:bCs/>
        </w:rPr>
      </w:pPr>
      <w:bookmarkStart w:id="43" w:name="_Toc425787630"/>
      <w:r>
        <w:rPr>
          <w:rFonts w:hint="eastAsia"/>
          <w:b/>
          <w:bCs/>
        </w:rPr>
        <w:t>SW Coding 시 유의사항</w:t>
      </w:r>
      <w:bookmarkEnd w:id="43"/>
    </w:p>
    <w:p w:rsidR="0050690D" w:rsidRPr="00B54772" w:rsidRDefault="0050690D" w:rsidP="00B54772">
      <w:pPr>
        <w:pStyle w:val="af0"/>
        <w:numPr>
          <w:ilvl w:val="0"/>
          <w:numId w:val="60"/>
        </w:numPr>
        <w:spacing w:after="0"/>
        <w:ind w:leftChars="0"/>
        <w:jc w:val="left"/>
        <w:rPr>
          <w:rFonts w:eastAsiaTheme="minorHAnsi" w:cs="Tahoma"/>
          <w:color w:val="000000"/>
          <w:lang w:eastAsia="ko-KR"/>
        </w:rPr>
      </w:pPr>
      <w:r w:rsidRPr="00B54772">
        <w:rPr>
          <w:rFonts w:eastAsiaTheme="minorHAnsi" w:cs="Tahoma"/>
          <w:color w:val="000000"/>
          <w:lang w:eastAsia="ko-KR"/>
        </w:rPr>
        <w:t>포인터</w:t>
      </w:r>
      <w:r w:rsidRPr="00B54772">
        <w:rPr>
          <w:rFonts w:eastAsiaTheme="minorHAnsi" w:cs="Tahoma"/>
          <w:color w:val="000000"/>
          <w:lang w:eastAsia="ko-KR"/>
        </w:rPr>
        <w:t xml:space="preserve">, </w:t>
      </w:r>
      <w:r w:rsidRPr="00B54772">
        <w:rPr>
          <w:rFonts w:eastAsiaTheme="minorHAnsi" w:cs="Tahoma"/>
          <w:color w:val="000000"/>
          <w:lang w:eastAsia="ko-KR"/>
        </w:rPr>
        <w:t>핸들은</w:t>
      </w:r>
      <w:r w:rsidRPr="00B54772">
        <w:rPr>
          <w:rFonts w:eastAsiaTheme="minorHAnsi" w:cs="Tahoma"/>
          <w:color w:val="000000"/>
          <w:lang w:eastAsia="ko-KR"/>
        </w:rPr>
        <w:t xml:space="preserve"> NULL </w:t>
      </w:r>
      <w:r w:rsidRPr="00B54772">
        <w:rPr>
          <w:rFonts w:eastAsiaTheme="minorHAnsi" w:cs="Tahoma"/>
          <w:color w:val="000000"/>
          <w:lang w:eastAsia="ko-KR"/>
        </w:rPr>
        <w:t>과</w:t>
      </w:r>
      <w:r w:rsidRPr="00B54772">
        <w:rPr>
          <w:rFonts w:eastAsiaTheme="minorHAnsi" w:cs="Tahoma"/>
          <w:color w:val="000000"/>
          <w:lang w:eastAsia="ko-KR"/>
        </w:rPr>
        <w:t xml:space="preserve"> </w:t>
      </w:r>
      <w:r w:rsidRPr="00B54772">
        <w:rPr>
          <w:rFonts w:eastAsiaTheme="minorHAnsi" w:cs="Tahoma"/>
          <w:color w:val="000000"/>
          <w:lang w:eastAsia="ko-KR"/>
        </w:rPr>
        <w:t>비교하고</w:t>
      </w:r>
      <w:r w:rsidRPr="00B54772">
        <w:rPr>
          <w:rFonts w:eastAsiaTheme="minorHAnsi" w:cs="Tahoma"/>
          <w:color w:val="000000"/>
          <w:lang w:eastAsia="ko-KR"/>
        </w:rPr>
        <w:t xml:space="preserve">, </w:t>
      </w:r>
      <w:r w:rsidRPr="00B54772">
        <w:rPr>
          <w:rFonts w:eastAsiaTheme="minorHAnsi" w:cs="Tahoma"/>
          <w:color w:val="000000"/>
          <w:lang w:eastAsia="ko-KR"/>
        </w:rPr>
        <w:t>숫자는</w:t>
      </w:r>
      <w:r w:rsidRPr="00B54772">
        <w:rPr>
          <w:rFonts w:eastAsiaTheme="minorHAnsi" w:cs="Tahoma"/>
          <w:color w:val="000000"/>
          <w:lang w:eastAsia="ko-KR"/>
        </w:rPr>
        <w:t xml:space="preserve"> 0</w:t>
      </w:r>
      <w:r w:rsidRPr="00B54772">
        <w:rPr>
          <w:rFonts w:eastAsiaTheme="minorHAnsi" w:cs="Tahoma"/>
          <w:color w:val="000000"/>
          <w:lang w:eastAsia="ko-KR"/>
        </w:rPr>
        <w:t>과</w:t>
      </w:r>
      <w:r w:rsidRPr="00B54772">
        <w:rPr>
          <w:rFonts w:eastAsiaTheme="minorHAnsi" w:cs="Tahoma"/>
          <w:color w:val="000000"/>
          <w:lang w:eastAsia="ko-KR"/>
        </w:rPr>
        <w:t xml:space="preserve"> </w:t>
      </w:r>
      <w:r w:rsidRPr="00B54772">
        <w:rPr>
          <w:rFonts w:eastAsiaTheme="minorHAnsi" w:cs="Tahoma"/>
          <w:color w:val="000000"/>
          <w:lang w:eastAsia="ko-KR"/>
        </w:rPr>
        <w:t>비교한다</w:t>
      </w:r>
      <w:r w:rsidRPr="00B54772">
        <w:rPr>
          <w:rFonts w:eastAsiaTheme="minorHAnsi" w:cs="Tahoma"/>
          <w:color w:val="000000"/>
          <w:lang w:eastAsia="ko-KR"/>
        </w:rPr>
        <w:t>. </w:t>
      </w:r>
    </w:p>
    <w:p w:rsidR="0050690D" w:rsidRPr="00B54772" w:rsidRDefault="0050690D" w:rsidP="00B54772">
      <w:pPr>
        <w:pStyle w:val="af0"/>
        <w:numPr>
          <w:ilvl w:val="0"/>
          <w:numId w:val="60"/>
        </w:numPr>
        <w:spacing w:after="0"/>
        <w:ind w:leftChars="0"/>
        <w:jc w:val="left"/>
        <w:rPr>
          <w:rFonts w:eastAsiaTheme="minorHAnsi" w:cs="Tahoma"/>
          <w:color w:val="000000"/>
          <w:lang w:eastAsia="ko-KR"/>
        </w:rPr>
      </w:pPr>
      <w:r w:rsidRPr="00B54772">
        <w:rPr>
          <w:rFonts w:eastAsiaTheme="minorHAnsi" w:cs="Tahoma"/>
          <w:color w:val="000000"/>
          <w:lang w:eastAsia="ko-KR"/>
        </w:rPr>
        <w:t>복잡한</w:t>
      </w:r>
      <w:r w:rsidRPr="00B54772">
        <w:rPr>
          <w:rFonts w:eastAsiaTheme="minorHAnsi" w:cs="Tahoma"/>
          <w:color w:val="000000"/>
          <w:lang w:eastAsia="ko-KR"/>
        </w:rPr>
        <w:t xml:space="preserve"> </w:t>
      </w:r>
      <w:r w:rsidRPr="00B54772">
        <w:rPr>
          <w:rFonts w:eastAsiaTheme="minorHAnsi" w:cs="Tahoma"/>
          <w:color w:val="000000"/>
          <w:lang w:eastAsia="ko-KR"/>
        </w:rPr>
        <w:t>구문은</w:t>
      </w:r>
      <w:r w:rsidRPr="00B54772">
        <w:rPr>
          <w:rFonts w:eastAsiaTheme="minorHAnsi" w:cs="Tahoma"/>
          <w:color w:val="000000"/>
          <w:lang w:eastAsia="ko-KR"/>
        </w:rPr>
        <w:t xml:space="preserve"> </w:t>
      </w:r>
      <w:r w:rsidRPr="00B54772">
        <w:rPr>
          <w:rFonts w:eastAsiaTheme="minorHAnsi" w:cs="Tahoma"/>
          <w:color w:val="000000"/>
          <w:lang w:eastAsia="ko-KR"/>
        </w:rPr>
        <w:t>임시</w:t>
      </w:r>
      <w:r w:rsidRPr="00B54772">
        <w:rPr>
          <w:rFonts w:eastAsiaTheme="minorHAnsi" w:cs="Tahoma"/>
          <w:color w:val="000000"/>
          <w:lang w:eastAsia="ko-KR"/>
        </w:rPr>
        <w:t xml:space="preserve"> </w:t>
      </w:r>
      <w:r w:rsidRPr="00B54772">
        <w:rPr>
          <w:rFonts w:eastAsiaTheme="minorHAnsi" w:cs="Tahoma"/>
          <w:color w:val="000000"/>
          <w:lang w:eastAsia="ko-KR"/>
        </w:rPr>
        <w:t>변수를</w:t>
      </w:r>
      <w:r w:rsidRPr="00B54772">
        <w:rPr>
          <w:rFonts w:eastAsiaTheme="minorHAnsi" w:cs="Tahoma"/>
          <w:color w:val="000000"/>
          <w:lang w:eastAsia="ko-KR"/>
        </w:rPr>
        <w:t xml:space="preserve"> </w:t>
      </w:r>
      <w:r w:rsidRPr="00B54772">
        <w:rPr>
          <w:rFonts w:eastAsiaTheme="minorHAnsi" w:cs="Tahoma"/>
          <w:color w:val="000000"/>
          <w:lang w:eastAsia="ko-KR"/>
        </w:rPr>
        <w:t>사용한다</w:t>
      </w:r>
      <w:r w:rsidRPr="00B54772">
        <w:rPr>
          <w:rFonts w:eastAsiaTheme="minorHAnsi" w:cs="Tahoma"/>
          <w:color w:val="000000"/>
          <w:lang w:eastAsia="ko-KR"/>
        </w:rPr>
        <w:t>. </w:t>
      </w:r>
    </w:p>
    <w:p w:rsidR="0050690D" w:rsidRPr="00B54772" w:rsidRDefault="00B54772" w:rsidP="00B54772">
      <w:pPr>
        <w:pStyle w:val="af0"/>
        <w:numPr>
          <w:ilvl w:val="0"/>
          <w:numId w:val="60"/>
        </w:numPr>
        <w:spacing w:after="0"/>
        <w:ind w:leftChars="0"/>
        <w:jc w:val="left"/>
        <w:rPr>
          <w:rFonts w:eastAsiaTheme="minorHAnsi" w:cs="Tahoma"/>
          <w:color w:val="000000"/>
        </w:rPr>
      </w:pPr>
      <w:r>
        <w:rPr>
          <w:rFonts w:eastAsiaTheme="minorHAnsi" w:cs="Tahoma" w:hint="eastAsia"/>
          <w:color w:val="000000"/>
          <w:lang w:eastAsia="ko-KR"/>
        </w:rPr>
        <w:t xml:space="preserve">Software editor </w:t>
      </w:r>
      <w:r>
        <w:rPr>
          <w:rFonts w:eastAsiaTheme="minorHAnsi" w:cs="Tahoma" w:hint="eastAsia"/>
          <w:color w:val="000000"/>
          <w:lang w:eastAsia="ko-KR"/>
        </w:rPr>
        <w:t>에서</w:t>
      </w:r>
      <w:r>
        <w:rPr>
          <w:rFonts w:eastAsiaTheme="minorHAnsi" w:cs="Tahoma" w:hint="eastAsia"/>
          <w:color w:val="000000"/>
          <w:lang w:eastAsia="ko-KR"/>
        </w:rPr>
        <w:t xml:space="preserve"> </w:t>
      </w:r>
      <w:r w:rsidR="0050690D" w:rsidRPr="00B54772">
        <w:rPr>
          <w:rFonts w:eastAsiaTheme="minorHAnsi" w:cs="Tahoma"/>
          <w:color w:val="000000"/>
        </w:rPr>
        <w:t xml:space="preserve">TAB </w:t>
      </w:r>
      <w:r w:rsidR="0050690D" w:rsidRPr="00B54772">
        <w:rPr>
          <w:rFonts w:eastAsiaTheme="minorHAnsi" w:cs="Tahoma"/>
          <w:color w:val="000000"/>
        </w:rPr>
        <w:t>은</w:t>
      </w:r>
      <w:r w:rsidR="00F57B00">
        <w:rPr>
          <w:rFonts w:eastAsiaTheme="minorHAnsi" w:cs="Tahoma"/>
          <w:color w:val="000000"/>
        </w:rPr>
        <w:t xml:space="preserve"> 4 </w:t>
      </w:r>
      <w:r w:rsidR="0050690D" w:rsidRPr="00B54772">
        <w:rPr>
          <w:rFonts w:eastAsiaTheme="minorHAnsi" w:cs="Tahoma"/>
          <w:color w:val="000000"/>
        </w:rPr>
        <w:t xml:space="preserve">space </w:t>
      </w:r>
      <w:proofErr w:type="spellStart"/>
      <w:r w:rsidR="0050690D" w:rsidRPr="00B54772">
        <w:rPr>
          <w:rFonts w:eastAsiaTheme="minorHAnsi" w:cs="Tahoma"/>
          <w:color w:val="000000"/>
        </w:rPr>
        <w:t>간격으로</w:t>
      </w:r>
      <w:proofErr w:type="spellEnd"/>
      <w:r w:rsidR="0050690D" w:rsidRPr="00B54772">
        <w:rPr>
          <w:rFonts w:eastAsiaTheme="minorHAnsi" w:cs="Tahoma"/>
          <w:color w:val="000000"/>
        </w:rPr>
        <w:t xml:space="preserve"> </w:t>
      </w:r>
      <w:proofErr w:type="spellStart"/>
      <w:r w:rsidR="0050690D" w:rsidRPr="00B54772">
        <w:rPr>
          <w:rFonts w:eastAsiaTheme="minorHAnsi" w:cs="Tahoma"/>
          <w:color w:val="000000"/>
        </w:rPr>
        <w:t>정의</w:t>
      </w:r>
      <w:proofErr w:type="spellEnd"/>
      <w:r w:rsidR="0050690D" w:rsidRPr="00B54772">
        <w:rPr>
          <w:rFonts w:eastAsiaTheme="minorHAnsi" w:cs="Tahoma"/>
          <w:color w:val="000000"/>
        </w:rPr>
        <w:t xml:space="preserve"> </w:t>
      </w:r>
      <w:proofErr w:type="spellStart"/>
      <w:r w:rsidR="0050690D" w:rsidRPr="00B54772">
        <w:rPr>
          <w:rFonts w:eastAsiaTheme="minorHAnsi" w:cs="Tahoma"/>
          <w:color w:val="000000"/>
        </w:rPr>
        <w:t>사용</w:t>
      </w:r>
      <w:proofErr w:type="spellEnd"/>
    </w:p>
    <w:p w:rsidR="0050690D" w:rsidRPr="00B54772" w:rsidRDefault="0050690D" w:rsidP="00B54772">
      <w:pPr>
        <w:pStyle w:val="af0"/>
        <w:numPr>
          <w:ilvl w:val="0"/>
          <w:numId w:val="60"/>
        </w:numPr>
        <w:spacing w:after="0"/>
        <w:ind w:leftChars="0"/>
        <w:jc w:val="left"/>
        <w:rPr>
          <w:rFonts w:eastAsiaTheme="minorHAnsi" w:cs="Tahoma"/>
          <w:color w:val="000000"/>
          <w:lang w:eastAsia="ko-KR"/>
        </w:rPr>
      </w:pPr>
      <w:r w:rsidRPr="00B54772">
        <w:rPr>
          <w:rFonts w:eastAsiaTheme="minorHAnsi" w:cs="Tahoma"/>
          <w:color w:val="000000"/>
          <w:lang w:eastAsia="ko-KR"/>
        </w:rPr>
        <w:t>변수</w:t>
      </w:r>
      <w:r w:rsidRPr="00B54772">
        <w:rPr>
          <w:rFonts w:eastAsiaTheme="minorHAnsi" w:cs="Tahoma"/>
          <w:color w:val="000000"/>
          <w:lang w:eastAsia="ko-KR"/>
        </w:rPr>
        <w:t xml:space="preserve"> </w:t>
      </w:r>
      <w:r w:rsidRPr="00B54772">
        <w:rPr>
          <w:rFonts w:eastAsiaTheme="minorHAnsi" w:cs="Tahoma"/>
          <w:color w:val="000000"/>
          <w:lang w:eastAsia="ko-KR"/>
        </w:rPr>
        <w:t>또는</w:t>
      </w:r>
      <w:r w:rsidRPr="00B54772">
        <w:rPr>
          <w:rFonts w:eastAsiaTheme="minorHAnsi" w:cs="Tahoma"/>
          <w:color w:val="000000"/>
          <w:lang w:eastAsia="ko-KR"/>
        </w:rPr>
        <w:t xml:space="preserve"> </w:t>
      </w:r>
      <w:r w:rsidRPr="00B54772">
        <w:rPr>
          <w:rFonts w:eastAsiaTheme="minorHAnsi" w:cs="Tahoma"/>
          <w:color w:val="000000"/>
          <w:lang w:eastAsia="ko-KR"/>
        </w:rPr>
        <w:t>함수</w:t>
      </w:r>
      <w:r w:rsidRPr="00B54772">
        <w:rPr>
          <w:rFonts w:eastAsiaTheme="minorHAnsi" w:cs="Tahoma"/>
          <w:color w:val="000000"/>
          <w:lang w:eastAsia="ko-KR"/>
        </w:rPr>
        <w:t xml:space="preserve"> </w:t>
      </w:r>
      <w:proofErr w:type="spellStart"/>
      <w:r w:rsidRPr="00B54772">
        <w:rPr>
          <w:rFonts w:eastAsiaTheme="minorHAnsi" w:cs="Tahoma"/>
          <w:color w:val="000000"/>
          <w:lang w:eastAsia="ko-KR"/>
        </w:rPr>
        <w:t>선언시</w:t>
      </w:r>
      <w:proofErr w:type="spellEnd"/>
      <w:r w:rsidRPr="00B54772">
        <w:rPr>
          <w:rFonts w:eastAsiaTheme="minorHAnsi" w:cs="Tahoma"/>
          <w:color w:val="000000"/>
          <w:lang w:eastAsia="ko-KR"/>
        </w:rPr>
        <w:t xml:space="preserve"> TAB</w:t>
      </w:r>
      <w:r w:rsidRPr="00B54772">
        <w:rPr>
          <w:rFonts w:eastAsiaTheme="minorHAnsi" w:cs="Tahoma"/>
          <w:color w:val="000000"/>
          <w:lang w:eastAsia="ko-KR"/>
        </w:rPr>
        <w:t>으로</w:t>
      </w:r>
      <w:r w:rsidRPr="00B54772">
        <w:rPr>
          <w:rFonts w:eastAsiaTheme="minorHAnsi" w:cs="Tahoma"/>
          <w:color w:val="000000"/>
          <w:lang w:eastAsia="ko-KR"/>
        </w:rPr>
        <w:t xml:space="preserve"> </w:t>
      </w:r>
      <w:r w:rsidRPr="00B54772">
        <w:rPr>
          <w:rFonts w:eastAsiaTheme="minorHAnsi" w:cs="Tahoma"/>
          <w:color w:val="000000"/>
          <w:lang w:eastAsia="ko-KR"/>
        </w:rPr>
        <w:t>정렬하지</w:t>
      </w:r>
      <w:r w:rsidRPr="00B54772">
        <w:rPr>
          <w:rFonts w:eastAsiaTheme="minorHAnsi" w:cs="Tahoma"/>
          <w:color w:val="000000"/>
          <w:lang w:eastAsia="ko-KR"/>
        </w:rPr>
        <w:t xml:space="preserve"> </w:t>
      </w:r>
      <w:r w:rsidRPr="00B54772">
        <w:rPr>
          <w:rFonts w:eastAsiaTheme="minorHAnsi" w:cs="Tahoma"/>
          <w:color w:val="000000"/>
          <w:lang w:eastAsia="ko-KR"/>
        </w:rPr>
        <w:t>않는다</w:t>
      </w:r>
      <w:r w:rsidRPr="00B54772">
        <w:rPr>
          <w:rFonts w:eastAsiaTheme="minorHAnsi" w:cs="Tahoma"/>
          <w:color w:val="000000"/>
          <w:lang w:eastAsia="ko-KR"/>
        </w:rPr>
        <w:t>. </w:t>
      </w:r>
    </w:p>
    <w:p w:rsidR="0050690D" w:rsidRPr="00B54772" w:rsidRDefault="0050690D" w:rsidP="00B54772">
      <w:pPr>
        <w:pStyle w:val="af0"/>
        <w:numPr>
          <w:ilvl w:val="0"/>
          <w:numId w:val="60"/>
        </w:numPr>
        <w:spacing w:after="0"/>
        <w:ind w:leftChars="0"/>
        <w:jc w:val="left"/>
        <w:rPr>
          <w:rFonts w:eastAsiaTheme="minorHAnsi" w:cs="Tahoma"/>
          <w:color w:val="000000"/>
          <w:lang w:eastAsia="ko-KR"/>
        </w:rPr>
      </w:pPr>
      <w:r w:rsidRPr="00B54772">
        <w:rPr>
          <w:rFonts w:eastAsiaTheme="minorHAnsi" w:cs="Tahoma"/>
          <w:color w:val="000000"/>
          <w:lang w:eastAsia="ko-KR"/>
        </w:rPr>
        <w:t>한</w:t>
      </w:r>
      <w:r w:rsidRPr="00B54772">
        <w:rPr>
          <w:rFonts w:eastAsiaTheme="minorHAnsi" w:cs="Tahoma"/>
          <w:color w:val="000000"/>
          <w:lang w:eastAsia="ko-KR"/>
        </w:rPr>
        <w:t xml:space="preserve"> </w:t>
      </w:r>
      <w:r w:rsidRPr="00B54772">
        <w:rPr>
          <w:rFonts w:eastAsiaTheme="minorHAnsi" w:cs="Tahoma"/>
          <w:color w:val="000000"/>
          <w:lang w:eastAsia="ko-KR"/>
        </w:rPr>
        <w:t>줄</w:t>
      </w:r>
      <w:r w:rsidRPr="00B54772">
        <w:rPr>
          <w:rFonts w:eastAsiaTheme="minorHAnsi" w:cs="Tahoma"/>
          <w:color w:val="000000"/>
          <w:lang w:eastAsia="ko-KR"/>
        </w:rPr>
        <w:t xml:space="preserve"> </w:t>
      </w:r>
      <w:proofErr w:type="spellStart"/>
      <w:r w:rsidRPr="00B54772">
        <w:rPr>
          <w:rFonts w:eastAsiaTheme="minorHAnsi" w:cs="Tahoma"/>
          <w:color w:val="000000"/>
          <w:lang w:eastAsia="ko-KR"/>
        </w:rPr>
        <w:t>조건문</w:t>
      </w:r>
      <w:proofErr w:type="spellEnd"/>
      <w:r w:rsidRPr="00B54772">
        <w:rPr>
          <w:rFonts w:eastAsiaTheme="minorHAnsi" w:cs="Tahoma"/>
          <w:color w:val="000000"/>
          <w:lang w:eastAsia="ko-KR"/>
        </w:rPr>
        <w:t xml:space="preserve"> </w:t>
      </w:r>
      <w:r w:rsidRPr="00B54772">
        <w:rPr>
          <w:rFonts w:eastAsiaTheme="minorHAnsi" w:cs="Tahoma"/>
          <w:color w:val="000000"/>
          <w:lang w:eastAsia="ko-KR"/>
        </w:rPr>
        <w:t>및</w:t>
      </w:r>
      <w:r w:rsidRPr="00B54772">
        <w:rPr>
          <w:rFonts w:eastAsiaTheme="minorHAnsi" w:cs="Tahoma"/>
          <w:color w:val="000000"/>
          <w:lang w:eastAsia="ko-KR"/>
        </w:rPr>
        <w:t xml:space="preserve"> </w:t>
      </w:r>
      <w:proofErr w:type="spellStart"/>
      <w:r w:rsidRPr="00B54772">
        <w:rPr>
          <w:rFonts w:eastAsiaTheme="minorHAnsi" w:cs="Tahoma"/>
          <w:color w:val="000000"/>
          <w:lang w:eastAsia="ko-KR"/>
        </w:rPr>
        <w:t>반복문은</w:t>
      </w:r>
      <w:proofErr w:type="spellEnd"/>
      <w:r w:rsidRPr="00B54772">
        <w:rPr>
          <w:rFonts w:eastAsiaTheme="minorHAnsi" w:cs="Tahoma"/>
          <w:color w:val="000000"/>
          <w:lang w:eastAsia="ko-KR"/>
        </w:rPr>
        <w:t xml:space="preserve"> </w:t>
      </w:r>
      <w:r w:rsidRPr="00B54772">
        <w:rPr>
          <w:rFonts w:eastAsiaTheme="minorHAnsi" w:cs="Tahoma"/>
          <w:color w:val="000000"/>
          <w:lang w:eastAsia="ko-KR"/>
        </w:rPr>
        <w:t>가능하나</w:t>
      </w:r>
      <w:r w:rsidRPr="00B54772">
        <w:rPr>
          <w:rFonts w:eastAsiaTheme="minorHAnsi" w:cs="Tahoma"/>
          <w:color w:val="000000"/>
          <w:lang w:eastAsia="ko-KR"/>
        </w:rPr>
        <w:t xml:space="preserve">, </w:t>
      </w:r>
      <w:r w:rsidRPr="00B54772">
        <w:rPr>
          <w:rFonts w:eastAsiaTheme="minorHAnsi" w:cs="Tahoma"/>
          <w:color w:val="000000"/>
          <w:lang w:eastAsia="ko-KR"/>
        </w:rPr>
        <w:t>동일</w:t>
      </w:r>
      <w:r w:rsidRPr="00B54772">
        <w:rPr>
          <w:rFonts w:eastAsiaTheme="minorHAnsi" w:cs="Tahoma"/>
          <w:color w:val="000000"/>
          <w:lang w:eastAsia="ko-KR"/>
        </w:rPr>
        <w:t xml:space="preserve"> </w:t>
      </w:r>
      <w:r w:rsidRPr="00B54772">
        <w:rPr>
          <w:rFonts w:eastAsiaTheme="minorHAnsi" w:cs="Tahoma"/>
          <w:color w:val="000000"/>
          <w:lang w:eastAsia="ko-KR"/>
        </w:rPr>
        <w:t>구분에</w:t>
      </w:r>
      <w:r w:rsidRPr="00B54772">
        <w:rPr>
          <w:rFonts w:eastAsiaTheme="minorHAnsi" w:cs="Tahoma"/>
          <w:color w:val="000000"/>
          <w:lang w:eastAsia="ko-KR"/>
        </w:rPr>
        <w:t xml:space="preserve"> </w:t>
      </w:r>
      <w:r w:rsidRPr="00B54772">
        <w:rPr>
          <w:rFonts w:eastAsiaTheme="minorHAnsi" w:cs="Tahoma"/>
          <w:color w:val="000000"/>
          <w:lang w:eastAsia="ko-KR"/>
        </w:rPr>
        <w:t>여러</w:t>
      </w:r>
      <w:r w:rsidR="005B4E3F">
        <w:rPr>
          <w:rFonts w:eastAsiaTheme="minorHAnsi" w:cs="Tahoma" w:hint="eastAsia"/>
          <w:color w:val="000000"/>
          <w:lang w:eastAsia="ko-KR"/>
        </w:rPr>
        <w:t xml:space="preserve"> </w:t>
      </w:r>
      <w:r w:rsidRPr="00B54772">
        <w:rPr>
          <w:rFonts w:eastAsiaTheme="minorHAnsi" w:cs="Tahoma"/>
          <w:color w:val="000000"/>
          <w:lang w:eastAsia="ko-KR"/>
        </w:rPr>
        <w:t>개</w:t>
      </w:r>
      <w:r w:rsidR="00B54772">
        <w:rPr>
          <w:rFonts w:eastAsiaTheme="minorHAnsi" w:cs="Tahoma" w:hint="eastAsia"/>
          <w:color w:val="000000"/>
          <w:lang w:eastAsia="ko-KR"/>
        </w:rPr>
        <w:t>를</w:t>
      </w:r>
      <w:r w:rsidRPr="00B54772">
        <w:rPr>
          <w:rFonts w:eastAsiaTheme="minorHAnsi" w:cs="Tahoma"/>
          <w:color w:val="000000"/>
          <w:lang w:eastAsia="ko-KR"/>
        </w:rPr>
        <w:t xml:space="preserve"> </w:t>
      </w:r>
      <w:r w:rsidRPr="00B54772">
        <w:rPr>
          <w:rFonts w:eastAsiaTheme="minorHAnsi" w:cs="Tahoma"/>
          <w:color w:val="000000"/>
          <w:lang w:eastAsia="ko-KR"/>
        </w:rPr>
        <w:t>혼합하지</w:t>
      </w:r>
      <w:r w:rsidRPr="00B54772">
        <w:rPr>
          <w:rFonts w:eastAsiaTheme="minorHAnsi" w:cs="Tahoma"/>
          <w:color w:val="000000"/>
          <w:lang w:eastAsia="ko-KR"/>
        </w:rPr>
        <w:t xml:space="preserve"> </w:t>
      </w:r>
      <w:r w:rsidRPr="00B54772">
        <w:rPr>
          <w:rFonts w:eastAsiaTheme="minorHAnsi" w:cs="Tahoma"/>
          <w:color w:val="000000"/>
          <w:lang w:eastAsia="ko-KR"/>
        </w:rPr>
        <w:t>않고</w:t>
      </w:r>
      <w:r w:rsidRPr="00B54772">
        <w:rPr>
          <w:rFonts w:eastAsiaTheme="minorHAnsi" w:cs="Tahoma"/>
          <w:color w:val="000000"/>
          <w:lang w:eastAsia="ko-KR"/>
        </w:rPr>
        <w:t xml:space="preserve"> </w:t>
      </w:r>
      <w:r w:rsidRPr="00B54772">
        <w:rPr>
          <w:rFonts w:eastAsiaTheme="minorHAnsi" w:cs="Tahoma"/>
          <w:color w:val="000000"/>
          <w:lang w:eastAsia="ko-KR"/>
        </w:rPr>
        <w:t>통일한다</w:t>
      </w:r>
      <w:r w:rsidRPr="00B54772">
        <w:rPr>
          <w:rFonts w:eastAsiaTheme="minorHAnsi" w:cs="Tahoma"/>
          <w:color w:val="000000"/>
          <w:lang w:eastAsia="ko-KR"/>
        </w:rPr>
        <w:t>. </w:t>
      </w:r>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w:t>
      </w:r>
      <w:proofErr w:type="gramStart"/>
      <w:r w:rsidR="00B54772">
        <w:rPr>
          <w:rFonts w:eastAsiaTheme="minorHAnsi" w:cs="Tahoma" w:hint="eastAsia"/>
          <w:color w:val="000000"/>
          <w:szCs w:val="20"/>
        </w:rPr>
        <w:t>e.g.)</w:t>
      </w:r>
      <w:proofErr w:type="gramEnd"/>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xml:space="preserve">          </w:t>
      </w:r>
      <w:proofErr w:type="gramStart"/>
      <w:r w:rsidRPr="0050690D">
        <w:rPr>
          <w:rFonts w:eastAsiaTheme="minorHAnsi" w:cs="Tahoma"/>
          <w:color w:val="000000"/>
          <w:szCs w:val="20"/>
        </w:rPr>
        <w:t>if</w:t>
      </w:r>
      <w:proofErr w:type="gramEnd"/>
      <w:r w:rsidRPr="0050690D">
        <w:rPr>
          <w:rFonts w:eastAsiaTheme="minorHAnsi" w:cs="Tahoma"/>
          <w:color w:val="000000"/>
          <w:szCs w:val="20"/>
        </w:rPr>
        <w:t xml:space="preserve"> (</w:t>
      </w:r>
      <w:proofErr w:type="spellStart"/>
      <w:r w:rsidRPr="0050690D">
        <w:rPr>
          <w:rFonts w:eastAsiaTheme="minorHAnsi" w:cs="Tahoma"/>
          <w:color w:val="000000"/>
          <w:szCs w:val="20"/>
        </w:rPr>
        <w:t>bSuccess</w:t>
      </w:r>
      <w:proofErr w:type="spellEnd"/>
      <w:r w:rsidRPr="0050690D">
        <w:rPr>
          <w:rFonts w:eastAsiaTheme="minorHAnsi" w:cs="Tahoma"/>
          <w:color w:val="000000"/>
          <w:szCs w:val="20"/>
        </w:rPr>
        <w:t xml:space="preserve"> == TRUE)</w:t>
      </w:r>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w:t>
      </w:r>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w:t>
      </w:r>
      <w:proofErr w:type="gramStart"/>
      <w:r w:rsidRPr="0050690D">
        <w:rPr>
          <w:rFonts w:eastAsiaTheme="minorHAnsi" w:cs="Tahoma"/>
          <w:color w:val="000000"/>
          <w:szCs w:val="20"/>
        </w:rPr>
        <w:t>DoSomething(</w:t>
      </w:r>
      <w:proofErr w:type="gramEnd"/>
      <w:r w:rsidRPr="0050690D">
        <w:rPr>
          <w:rFonts w:eastAsiaTheme="minorHAnsi" w:cs="Tahoma"/>
          <w:color w:val="000000"/>
          <w:szCs w:val="20"/>
        </w:rPr>
        <w:t>);</w:t>
      </w:r>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w:t>
      </w:r>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xml:space="preserve">          </w:t>
      </w:r>
      <w:proofErr w:type="gramStart"/>
      <w:r w:rsidRPr="0050690D">
        <w:rPr>
          <w:rFonts w:eastAsiaTheme="minorHAnsi" w:cs="Tahoma"/>
          <w:color w:val="000000"/>
          <w:szCs w:val="20"/>
        </w:rPr>
        <w:t>else</w:t>
      </w:r>
      <w:proofErr w:type="gramEnd"/>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w:t>
      </w:r>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w:t>
      </w:r>
      <w:proofErr w:type="gramStart"/>
      <w:r w:rsidRPr="0050690D">
        <w:rPr>
          <w:rFonts w:eastAsiaTheme="minorHAnsi" w:cs="Tahoma"/>
          <w:color w:val="000000"/>
          <w:szCs w:val="20"/>
        </w:rPr>
        <w:t>DoSomething(</w:t>
      </w:r>
      <w:proofErr w:type="gramEnd"/>
      <w:r w:rsidRPr="0050690D">
        <w:rPr>
          <w:rFonts w:eastAsiaTheme="minorHAnsi" w:cs="Tahoma"/>
          <w:color w:val="000000"/>
          <w:szCs w:val="20"/>
        </w:rPr>
        <w:t>);</w:t>
      </w:r>
    </w:p>
    <w:p w:rsidR="0050690D" w:rsidRPr="0050690D" w:rsidRDefault="0050690D" w:rsidP="0050690D">
      <w:pPr>
        <w:spacing w:after="0"/>
        <w:jc w:val="left"/>
        <w:rPr>
          <w:rFonts w:eastAsiaTheme="minorHAnsi" w:cs="Tahoma"/>
          <w:color w:val="000000"/>
          <w:szCs w:val="20"/>
        </w:rPr>
      </w:pPr>
      <w:r w:rsidRPr="0050690D">
        <w:rPr>
          <w:rFonts w:eastAsiaTheme="minorHAnsi" w:cs="Tahoma"/>
          <w:color w:val="000000"/>
          <w:szCs w:val="20"/>
        </w:rPr>
        <w:t>          }</w:t>
      </w:r>
    </w:p>
    <w:p w:rsidR="005B4E3F" w:rsidRPr="00B54772" w:rsidRDefault="005B4E3F" w:rsidP="005B4E3F">
      <w:pPr>
        <w:pStyle w:val="af0"/>
        <w:numPr>
          <w:ilvl w:val="0"/>
          <w:numId w:val="60"/>
        </w:numPr>
        <w:spacing w:after="0"/>
        <w:ind w:leftChars="0"/>
        <w:jc w:val="left"/>
        <w:rPr>
          <w:rFonts w:eastAsiaTheme="minorHAnsi" w:cs="Tahoma"/>
          <w:color w:val="000000"/>
          <w:lang w:eastAsia="ko-KR"/>
        </w:rPr>
      </w:pPr>
      <w:r>
        <w:rPr>
          <w:rFonts w:eastAsiaTheme="minorHAnsi" w:cs="Tahoma" w:hint="eastAsia"/>
          <w:color w:val="000000"/>
          <w:lang w:eastAsia="ko-KR"/>
        </w:rPr>
        <w:t>Compile warning</w:t>
      </w:r>
      <w:r>
        <w:rPr>
          <w:rFonts w:eastAsiaTheme="minorHAnsi" w:cs="Tahoma" w:hint="eastAsia"/>
          <w:color w:val="000000"/>
          <w:lang w:eastAsia="ko-KR"/>
        </w:rPr>
        <w:t>은</w:t>
      </w:r>
      <w:r>
        <w:rPr>
          <w:rFonts w:eastAsiaTheme="minorHAnsi" w:cs="Tahoma" w:hint="eastAsia"/>
          <w:color w:val="000000"/>
          <w:lang w:eastAsia="ko-KR"/>
        </w:rPr>
        <w:t xml:space="preserve"> </w:t>
      </w:r>
      <w:r>
        <w:rPr>
          <w:rFonts w:eastAsiaTheme="minorHAnsi" w:cs="Tahoma" w:hint="eastAsia"/>
          <w:color w:val="000000"/>
          <w:lang w:eastAsia="ko-KR"/>
        </w:rPr>
        <w:t>안</w:t>
      </w:r>
      <w:r>
        <w:rPr>
          <w:rFonts w:eastAsiaTheme="minorHAnsi" w:cs="Tahoma" w:hint="eastAsia"/>
          <w:color w:val="000000"/>
          <w:lang w:eastAsia="ko-KR"/>
        </w:rPr>
        <w:t xml:space="preserve"> </w:t>
      </w:r>
      <w:r>
        <w:rPr>
          <w:rFonts w:eastAsiaTheme="minorHAnsi" w:cs="Tahoma" w:hint="eastAsia"/>
          <w:color w:val="000000"/>
          <w:lang w:eastAsia="ko-KR"/>
        </w:rPr>
        <w:t>생기도록</w:t>
      </w:r>
      <w:r>
        <w:rPr>
          <w:rFonts w:eastAsiaTheme="minorHAnsi" w:cs="Tahoma" w:hint="eastAsia"/>
          <w:color w:val="000000"/>
          <w:lang w:eastAsia="ko-KR"/>
        </w:rPr>
        <w:t xml:space="preserve"> </w:t>
      </w:r>
      <w:r>
        <w:rPr>
          <w:rFonts w:eastAsiaTheme="minorHAnsi" w:cs="Tahoma" w:hint="eastAsia"/>
          <w:color w:val="000000"/>
          <w:lang w:eastAsia="ko-KR"/>
        </w:rPr>
        <w:t>한다</w:t>
      </w:r>
      <w:r>
        <w:rPr>
          <w:rFonts w:eastAsiaTheme="minorHAnsi" w:cs="Tahoma" w:hint="eastAsia"/>
          <w:color w:val="000000"/>
          <w:lang w:eastAsia="ko-KR"/>
        </w:rPr>
        <w:t xml:space="preserve">. </w:t>
      </w:r>
      <w:r w:rsidRPr="00B54772">
        <w:rPr>
          <w:rFonts w:eastAsiaTheme="minorHAnsi" w:cs="Tahoma"/>
          <w:color w:val="000000"/>
          <w:lang w:eastAsia="ko-KR"/>
        </w:rPr>
        <w:t> </w:t>
      </w:r>
    </w:p>
    <w:p w:rsidR="0050690D" w:rsidRPr="005B4E3F" w:rsidRDefault="0050690D" w:rsidP="0050690D">
      <w:pPr>
        <w:spacing w:after="0"/>
        <w:jc w:val="left"/>
        <w:rPr>
          <w:rFonts w:eastAsiaTheme="minorHAnsi" w:cs="굴림"/>
          <w:szCs w:val="20"/>
        </w:rPr>
      </w:pPr>
    </w:p>
    <w:p w:rsidR="00584390" w:rsidRDefault="00584390" w:rsidP="00954358"/>
    <w:sectPr w:rsidR="00584390" w:rsidSect="0017407A">
      <w:headerReference w:type="default" r:id="rId69"/>
      <w:headerReference w:type="first" r:id="rId70"/>
      <w:footerReference w:type="first" r:id="rId71"/>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2BB3" w:rsidRDefault="00702BB3" w:rsidP="0017407A">
      <w:pPr>
        <w:spacing w:after="0" w:line="240" w:lineRule="auto"/>
      </w:pPr>
      <w:r>
        <w:separator/>
      </w:r>
    </w:p>
  </w:endnote>
  <w:endnote w:type="continuationSeparator" w:id="0">
    <w:p w:rsidR="00702BB3" w:rsidRDefault="00702BB3" w:rsidP="001740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4A4" w:rsidRPr="0017407A" w:rsidRDefault="003644A4" w:rsidP="0017407A">
    <w:pPr>
      <w:rPr>
        <w:b/>
        <w:color w:val="FF0000"/>
        <w:sz w:val="22"/>
      </w:rPr>
    </w:pPr>
    <w:r w:rsidRPr="001434E8">
      <w:rPr>
        <w:b/>
        <w:color w:val="FF0000"/>
        <w:sz w:val="22"/>
      </w:rPr>
      <w:t xml:space="preserve">Confidential </w:t>
    </w:r>
    <w:r>
      <w:rPr>
        <w:rFonts w:hint="eastAsia"/>
        <w:b/>
        <w:color w:val="FF0000"/>
        <w:sz w:val="22"/>
      </w:rPr>
      <w:t>document</w:t>
    </w:r>
    <w:r>
      <w:rPr>
        <w:b/>
        <w:color w:val="FF0000"/>
        <w:sz w:val="22"/>
      </w:rPr>
      <w:t>, not to be distributed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2BB3" w:rsidRDefault="00702BB3" w:rsidP="0017407A">
      <w:pPr>
        <w:spacing w:after="0" w:line="240" w:lineRule="auto"/>
      </w:pPr>
      <w:r>
        <w:separator/>
      </w:r>
    </w:p>
  </w:footnote>
  <w:footnote w:type="continuationSeparator" w:id="0">
    <w:p w:rsidR="00702BB3" w:rsidRDefault="00702BB3" w:rsidP="001740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3561572"/>
      <w:docPartObj>
        <w:docPartGallery w:val="Page Numbers (Top of Page)"/>
        <w:docPartUnique/>
      </w:docPartObj>
    </w:sdtPr>
    <w:sdtContent>
      <w:p w:rsidR="003644A4" w:rsidRDefault="003644A4" w:rsidP="0017407A">
        <w:pPr>
          <w:pStyle w:val="a5"/>
          <w:jc w:val="right"/>
        </w:pPr>
        <w:r>
          <w:rPr>
            <w:rFonts w:hint="eastAsia"/>
          </w:rPr>
          <w:t xml:space="preserve">                                  </w:t>
        </w:r>
      </w:p>
      <w:p w:rsidR="003644A4" w:rsidRDefault="005915BD" w:rsidP="00CF0A7D">
        <w:pPr>
          <w:pStyle w:val="a5"/>
          <w:jc w:val="left"/>
        </w:pPr>
        <w:r>
          <w:rPr>
            <w:noProof/>
          </w:rPr>
          <w:pict>
            <v:line id="직선 연결선 4" o:spid="_x0000_s4098" style="position:absolute;z-index:251661312;visibility:visible;mso-width-relative:margin" from="-1.1pt,17.85pt" to="449.6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" strokecolor="black [3213]"/>
          </w:pict>
        </w:r>
        <w:r w:rsidR="00215AB3">
          <w:rPr>
            <w:rFonts w:hint="eastAsia"/>
          </w:rPr>
          <w:t>모두의 연구소</w:t>
        </w:r>
        <w:r w:rsidR="003644A4">
          <w:rPr>
            <w:rFonts w:hint="eastAsia"/>
          </w:rPr>
          <w:t xml:space="preserve">                                                            </w:t>
        </w:r>
        <w:r w:rsidR="003644A4">
          <w:rPr>
            <w:lang w:val="ko-KR"/>
          </w:rPr>
          <w:t xml:space="preserve">페이지 </w:t>
        </w:r>
        <w:r>
          <w:rPr>
            <w:b/>
            <w:bCs/>
            <w:sz w:val="24"/>
            <w:szCs w:val="24"/>
          </w:rPr>
          <w:fldChar w:fldCharType="begin"/>
        </w:r>
        <w:r w:rsidR="003644A4">
          <w:rPr>
            <w:b/>
            <w:bCs/>
          </w:rPr>
          <w:instrText>PAGE</w:instrText>
        </w:r>
        <w:r>
          <w:rPr>
            <w:b/>
            <w:bCs/>
            <w:sz w:val="24"/>
            <w:szCs w:val="24"/>
          </w:rPr>
          <w:fldChar w:fldCharType="separate"/>
        </w:r>
        <w:r w:rsidR="00234F8E">
          <w:rPr>
            <w:b/>
            <w:bCs/>
            <w:noProof/>
          </w:rPr>
          <w:t>39</w:t>
        </w:r>
        <w:r>
          <w:rPr>
            <w:b/>
            <w:bCs/>
            <w:sz w:val="24"/>
            <w:szCs w:val="24"/>
          </w:rPr>
          <w:fldChar w:fldCharType="end"/>
        </w:r>
        <w:r w:rsidR="003644A4">
          <w:rPr>
            <w:lang w:val="ko-KR"/>
          </w:rPr>
          <w:t xml:space="preserve"> / </w:t>
        </w:r>
        <w:r>
          <w:rPr>
            <w:b/>
            <w:bCs/>
            <w:sz w:val="24"/>
            <w:szCs w:val="24"/>
          </w:rPr>
          <w:fldChar w:fldCharType="begin"/>
        </w:r>
        <w:r w:rsidR="003644A4">
          <w:rPr>
            <w:b/>
            <w:bCs/>
          </w:rPr>
          <w:instrText>NUMPAGES</w:instrText>
        </w:r>
        <w:r>
          <w:rPr>
            <w:b/>
            <w:bCs/>
            <w:sz w:val="24"/>
            <w:szCs w:val="24"/>
          </w:rPr>
          <w:fldChar w:fldCharType="separate"/>
        </w:r>
        <w:r w:rsidR="00234F8E">
          <w:rPr>
            <w:b/>
            <w:bCs/>
            <w:noProof/>
          </w:rPr>
          <w:t>39</w:t>
        </w:r>
        <w:r>
          <w:rPr>
            <w:b/>
            <w:bCs/>
            <w:sz w:val="24"/>
            <w:szCs w:val="24"/>
          </w:rPr>
          <w:fldChar w:fldCharType="end"/>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7648756"/>
      <w:docPartObj>
        <w:docPartGallery w:val="Page Numbers (Top of Page)"/>
        <w:docPartUnique/>
      </w:docPartObj>
    </w:sdtPr>
    <w:sdtContent>
      <w:p w:rsidR="003644A4" w:rsidRDefault="005915BD" w:rsidP="0017407A">
        <w:pPr>
          <w:pStyle w:val="a5"/>
          <w:jc w:val="right"/>
        </w:pPr>
        <w:r>
          <w:rPr>
            <w:noProof/>
          </w:rPr>
          <w:pict>
            <v:line id="직선 연결선 3" o:spid="_x0000_s4097" style="position:absolute;left:0;text-align:left;z-index:251659264;visibility:visible;mso-position-horizontal-relative:text;mso-position-vertical-relative:text;mso-width-relative:margin" from="0,22.9pt" to="450.7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" strokecolor="black [3213]"/>
          </w:pict>
        </w:r>
        <w:r w:rsidR="003644A4">
          <w:rPr>
            <w:lang w:val="ko-KR"/>
          </w:rPr>
          <w:t xml:space="preserve">페이지 </w:t>
        </w:r>
        <w:r>
          <w:rPr>
            <w:b/>
            <w:bCs/>
            <w:sz w:val="24"/>
            <w:szCs w:val="24"/>
          </w:rPr>
          <w:fldChar w:fldCharType="begin"/>
        </w:r>
        <w:r w:rsidR="003644A4">
          <w:rPr>
            <w:b/>
            <w:bCs/>
          </w:rPr>
          <w:instrText>PAGE</w:instrText>
        </w:r>
        <w:r>
          <w:rPr>
            <w:b/>
            <w:bCs/>
            <w:sz w:val="24"/>
            <w:szCs w:val="24"/>
          </w:rPr>
          <w:fldChar w:fldCharType="separate"/>
        </w:r>
        <w:r w:rsidR="003644A4">
          <w:rPr>
            <w:b/>
            <w:bCs/>
            <w:noProof/>
          </w:rPr>
          <w:t>1</w:t>
        </w:r>
        <w:r>
          <w:rPr>
            <w:b/>
            <w:bCs/>
            <w:sz w:val="24"/>
            <w:szCs w:val="24"/>
          </w:rPr>
          <w:fldChar w:fldCharType="end"/>
        </w:r>
        <w:r w:rsidR="003644A4">
          <w:rPr>
            <w:lang w:val="ko-KR"/>
          </w:rPr>
          <w:t xml:space="preserve"> / </w:t>
        </w:r>
        <w:r>
          <w:rPr>
            <w:b/>
            <w:bCs/>
            <w:sz w:val="24"/>
            <w:szCs w:val="24"/>
          </w:rPr>
          <w:fldChar w:fldCharType="begin"/>
        </w:r>
        <w:r w:rsidR="003644A4">
          <w:rPr>
            <w:b/>
            <w:bCs/>
          </w:rPr>
          <w:instrText>NUMPAGES</w:instrText>
        </w:r>
        <w:r>
          <w:rPr>
            <w:b/>
            <w:bCs/>
            <w:sz w:val="24"/>
            <w:szCs w:val="24"/>
          </w:rPr>
          <w:fldChar w:fldCharType="separate"/>
        </w:r>
        <w:r w:rsidR="003644A4">
          <w:rPr>
            <w:b/>
            <w:bCs/>
            <w:noProof/>
          </w:rPr>
          <w:t>35</w:t>
        </w:r>
        <w:r>
          <w:rPr>
            <w:b/>
            <w:bCs/>
            <w:sz w:val="24"/>
            <w:szCs w:val="24"/>
          </w:rPr>
          <w:fldChar w:fldCharType="end"/>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1D27"/>
    <w:multiLevelType w:val="hybridMultilevel"/>
    <w:tmpl w:val="23A25872"/>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3463475"/>
    <w:multiLevelType w:val="multilevel"/>
    <w:tmpl w:val="CDF235B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2196"/>
        </w:tabs>
        <w:ind w:left="219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04736F21"/>
    <w:multiLevelType w:val="hybridMultilevel"/>
    <w:tmpl w:val="10FAB5F4"/>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048A5D26"/>
    <w:multiLevelType w:val="hybridMultilevel"/>
    <w:tmpl w:val="20FA8184"/>
    <w:lvl w:ilvl="0" w:tplc="D28A853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48C27FA"/>
    <w:multiLevelType w:val="hybridMultilevel"/>
    <w:tmpl w:val="CB4A824E"/>
    <w:lvl w:ilvl="0" w:tplc="53EE2876">
      <w:start w:val="20"/>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4C645A3"/>
    <w:multiLevelType w:val="hybridMultilevel"/>
    <w:tmpl w:val="2460F838"/>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054A27B9"/>
    <w:multiLevelType w:val="hybridMultilevel"/>
    <w:tmpl w:val="2D36E14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05CB7B1F"/>
    <w:multiLevelType w:val="hybridMultilevel"/>
    <w:tmpl w:val="2E10AA26"/>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077678C1"/>
    <w:multiLevelType w:val="hybridMultilevel"/>
    <w:tmpl w:val="AA5C2D0C"/>
    <w:lvl w:ilvl="0" w:tplc="53EE2876">
      <w:start w:val="20"/>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08D22292"/>
    <w:multiLevelType w:val="hybridMultilevel"/>
    <w:tmpl w:val="D5300D26"/>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093853C3"/>
    <w:multiLevelType w:val="hybridMultilevel"/>
    <w:tmpl w:val="4E928DBC"/>
    <w:lvl w:ilvl="0" w:tplc="53EE2876">
      <w:start w:val="20"/>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0ED77813"/>
    <w:multiLevelType w:val="hybridMultilevel"/>
    <w:tmpl w:val="2580F028"/>
    <w:lvl w:ilvl="0" w:tplc="BFA6D8AE">
      <w:start w:val="20"/>
      <w:numFmt w:val="bullet"/>
      <w:lvlText w:val=""/>
      <w:lvlJc w:val="left"/>
      <w:pPr>
        <w:ind w:left="825" w:hanging="360"/>
      </w:pPr>
      <w:rPr>
        <w:rFonts w:ascii="Wingdings" w:eastAsia="맑은 고딕" w:hAnsi="Wingdings" w:cs="Arial" w:hint="default"/>
      </w:rPr>
    </w:lvl>
    <w:lvl w:ilvl="1" w:tplc="04090003" w:tentative="1">
      <w:start w:val="1"/>
      <w:numFmt w:val="bullet"/>
      <w:lvlText w:val=""/>
      <w:lvlJc w:val="left"/>
      <w:pPr>
        <w:ind w:left="1265" w:hanging="400"/>
      </w:pPr>
      <w:rPr>
        <w:rFonts w:ascii="Wingdings" w:hAnsi="Wingdings" w:hint="default"/>
      </w:rPr>
    </w:lvl>
    <w:lvl w:ilvl="2" w:tplc="04090005" w:tentative="1">
      <w:start w:val="1"/>
      <w:numFmt w:val="bullet"/>
      <w:lvlText w:val=""/>
      <w:lvlJc w:val="left"/>
      <w:pPr>
        <w:ind w:left="1665" w:hanging="400"/>
      </w:pPr>
      <w:rPr>
        <w:rFonts w:ascii="Wingdings" w:hAnsi="Wingdings" w:hint="default"/>
      </w:rPr>
    </w:lvl>
    <w:lvl w:ilvl="3" w:tplc="04090001" w:tentative="1">
      <w:start w:val="1"/>
      <w:numFmt w:val="bullet"/>
      <w:lvlText w:val=""/>
      <w:lvlJc w:val="left"/>
      <w:pPr>
        <w:ind w:left="2065" w:hanging="400"/>
      </w:pPr>
      <w:rPr>
        <w:rFonts w:ascii="Wingdings" w:hAnsi="Wingdings" w:hint="default"/>
      </w:rPr>
    </w:lvl>
    <w:lvl w:ilvl="4" w:tplc="04090003" w:tentative="1">
      <w:start w:val="1"/>
      <w:numFmt w:val="bullet"/>
      <w:lvlText w:val=""/>
      <w:lvlJc w:val="left"/>
      <w:pPr>
        <w:ind w:left="2465" w:hanging="400"/>
      </w:pPr>
      <w:rPr>
        <w:rFonts w:ascii="Wingdings" w:hAnsi="Wingdings" w:hint="default"/>
      </w:rPr>
    </w:lvl>
    <w:lvl w:ilvl="5" w:tplc="04090005" w:tentative="1">
      <w:start w:val="1"/>
      <w:numFmt w:val="bullet"/>
      <w:lvlText w:val=""/>
      <w:lvlJc w:val="left"/>
      <w:pPr>
        <w:ind w:left="2865" w:hanging="400"/>
      </w:pPr>
      <w:rPr>
        <w:rFonts w:ascii="Wingdings" w:hAnsi="Wingdings" w:hint="default"/>
      </w:rPr>
    </w:lvl>
    <w:lvl w:ilvl="6" w:tplc="04090001" w:tentative="1">
      <w:start w:val="1"/>
      <w:numFmt w:val="bullet"/>
      <w:lvlText w:val=""/>
      <w:lvlJc w:val="left"/>
      <w:pPr>
        <w:ind w:left="3265" w:hanging="400"/>
      </w:pPr>
      <w:rPr>
        <w:rFonts w:ascii="Wingdings" w:hAnsi="Wingdings" w:hint="default"/>
      </w:rPr>
    </w:lvl>
    <w:lvl w:ilvl="7" w:tplc="04090003" w:tentative="1">
      <w:start w:val="1"/>
      <w:numFmt w:val="bullet"/>
      <w:lvlText w:val=""/>
      <w:lvlJc w:val="left"/>
      <w:pPr>
        <w:ind w:left="3665" w:hanging="400"/>
      </w:pPr>
      <w:rPr>
        <w:rFonts w:ascii="Wingdings" w:hAnsi="Wingdings" w:hint="default"/>
      </w:rPr>
    </w:lvl>
    <w:lvl w:ilvl="8" w:tplc="04090005" w:tentative="1">
      <w:start w:val="1"/>
      <w:numFmt w:val="bullet"/>
      <w:lvlText w:val=""/>
      <w:lvlJc w:val="left"/>
      <w:pPr>
        <w:ind w:left="4065" w:hanging="400"/>
      </w:pPr>
      <w:rPr>
        <w:rFonts w:ascii="Wingdings" w:hAnsi="Wingdings" w:hint="default"/>
      </w:rPr>
    </w:lvl>
  </w:abstractNum>
  <w:abstractNum w:abstractNumId="12">
    <w:nsid w:val="0F086981"/>
    <w:multiLevelType w:val="hybridMultilevel"/>
    <w:tmpl w:val="4C70EDC0"/>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0F961F13"/>
    <w:multiLevelType w:val="hybridMultilevel"/>
    <w:tmpl w:val="B9D81F00"/>
    <w:lvl w:ilvl="0" w:tplc="53EE2876">
      <w:start w:val="20"/>
      <w:numFmt w:val="bullet"/>
      <w:lvlText w:val="-"/>
      <w:lvlJc w:val="left"/>
      <w:pPr>
        <w:ind w:left="1027" w:hanging="400"/>
      </w:pPr>
      <w:rPr>
        <w:rFonts w:ascii="맑은 고딕" w:eastAsia="맑은 고딕" w:hAnsi="맑은 고딕" w:cstheme="minorBidi" w:hint="eastAsia"/>
      </w:rPr>
    </w:lvl>
    <w:lvl w:ilvl="1" w:tplc="04090003" w:tentative="1">
      <w:start w:val="1"/>
      <w:numFmt w:val="bullet"/>
      <w:lvlText w:val=""/>
      <w:lvlJc w:val="left"/>
      <w:pPr>
        <w:ind w:left="1427" w:hanging="400"/>
      </w:pPr>
      <w:rPr>
        <w:rFonts w:ascii="Wingdings" w:hAnsi="Wingdings" w:hint="default"/>
      </w:rPr>
    </w:lvl>
    <w:lvl w:ilvl="2" w:tplc="04090005" w:tentative="1">
      <w:start w:val="1"/>
      <w:numFmt w:val="bullet"/>
      <w:lvlText w:val=""/>
      <w:lvlJc w:val="left"/>
      <w:pPr>
        <w:ind w:left="1827" w:hanging="400"/>
      </w:pPr>
      <w:rPr>
        <w:rFonts w:ascii="Wingdings" w:hAnsi="Wingdings" w:hint="default"/>
      </w:rPr>
    </w:lvl>
    <w:lvl w:ilvl="3" w:tplc="04090001" w:tentative="1">
      <w:start w:val="1"/>
      <w:numFmt w:val="bullet"/>
      <w:lvlText w:val=""/>
      <w:lvlJc w:val="left"/>
      <w:pPr>
        <w:ind w:left="2227" w:hanging="400"/>
      </w:pPr>
      <w:rPr>
        <w:rFonts w:ascii="Wingdings" w:hAnsi="Wingdings" w:hint="default"/>
      </w:rPr>
    </w:lvl>
    <w:lvl w:ilvl="4" w:tplc="04090003" w:tentative="1">
      <w:start w:val="1"/>
      <w:numFmt w:val="bullet"/>
      <w:lvlText w:val=""/>
      <w:lvlJc w:val="left"/>
      <w:pPr>
        <w:ind w:left="2627" w:hanging="400"/>
      </w:pPr>
      <w:rPr>
        <w:rFonts w:ascii="Wingdings" w:hAnsi="Wingdings" w:hint="default"/>
      </w:rPr>
    </w:lvl>
    <w:lvl w:ilvl="5" w:tplc="04090005" w:tentative="1">
      <w:start w:val="1"/>
      <w:numFmt w:val="bullet"/>
      <w:lvlText w:val=""/>
      <w:lvlJc w:val="left"/>
      <w:pPr>
        <w:ind w:left="3027" w:hanging="400"/>
      </w:pPr>
      <w:rPr>
        <w:rFonts w:ascii="Wingdings" w:hAnsi="Wingdings" w:hint="default"/>
      </w:rPr>
    </w:lvl>
    <w:lvl w:ilvl="6" w:tplc="04090001" w:tentative="1">
      <w:start w:val="1"/>
      <w:numFmt w:val="bullet"/>
      <w:lvlText w:val=""/>
      <w:lvlJc w:val="left"/>
      <w:pPr>
        <w:ind w:left="3427" w:hanging="400"/>
      </w:pPr>
      <w:rPr>
        <w:rFonts w:ascii="Wingdings" w:hAnsi="Wingdings" w:hint="default"/>
      </w:rPr>
    </w:lvl>
    <w:lvl w:ilvl="7" w:tplc="04090003" w:tentative="1">
      <w:start w:val="1"/>
      <w:numFmt w:val="bullet"/>
      <w:lvlText w:val=""/>
      <w:lvlJc w:val="left"/>
      <w:pPr>
        <w:ind w:left="3827" w:hanging="400"/>
      </w:pPr>
      <w:rPr>
        <w:rFonts w:ascii="Wingdings" w:hAnsi="Wingdings" w:hint="default"/>
      </w:rPr>
    </w:lvl>
    <w:lvl w:ilvl="8" w:tplc="04090005" w:tentative="1">
      <w:start w:val="1"/>
      <w:numFmt w:val="bullet"/>
      <w:lvlText w:val=""/>
      <w:lvlJc w:val="left"/>
      <w:pPr>
        <w:ind w:left="4227" w:hanging="400"/>
      </w:pPr>
      <w:rPr>
        <w:rFonts w:ascii="Wingdings" w:hAnsi="Wingdings" w:hint="default"/>
      </w:rPr>
    </w:lvl>
  </w:abstractNum>
  <w:abstractNum w:abstractNumId="14">
    <w:nsid w:val="100A0DD7"/>
    <w:multiLevelType w:val="hybridMultilevel"/>
    <w:tmpl w:val="C7DCBD92"/>
    <w:lvl w:ilvl="0" w:tplc="69160BCA">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11CC6856"/>
    <w:multiLevelType w:val="hybridMultilevel"/>
    <w:tmpl w:val="10F25D10"/>
    <w:lvl w:ilvl="0" w:tplc="53EE2876">
      <w:start w:val="20"/>
      <w:numFmt w:val="bullet"/>
      <w:lvlText w:val="-"/>
      <w:lvlJc w:val="left"/>
      <w:pPr>
        <w:ind w:left="897" w:hanging="360"/>
      </w:pPr>
      <w:rPr>
        <w:rFonts w:ascii="맑은 고딕" w:eastAsia="맑은 고딕" w:hAnsi="맑은 고딕" w:cstheme="minorBidi" w:hint="eastAsia"/>
      </w:rPr>
    </w:lvl>
    <w:lvl w:ilvl="1" w:tplc="04090003" w:tentative="1">
      <w:start w:val="1"/>
      <w:numFmt w:val="bullet"/>
      <w:lvlText w:val=""/>
      <w:lvlJc w:val="left"/>
      <w:pPr>
        <w:ind w:left="1632" w:hanging="400"/>
      </w:pPr>
      <w:rPr>
        <w:rFonts w:ascii="Wingdings" w:hAnsi="Wingdings" w:hint="default"/>
      </w:rPr>
    </w:lvl>
    <w:lvl w:ilvl="2" w:tplc="04090005" w:tentative="1">
      <w:start w:val="1"/>
      <w:numFmt w:val="bullet"/>
      <w:lvlText w:val=""/>
      <w:lvlJc w:val="left"/>
      <w:pPr>
        <w:ind w:left="2032" w:hanging="400"/>
      </w:pPr>
      <w:rPr>
        <w:rFonts w:ascii="Wingdings" w:hAnsi="Wingdings" w:hint="default"/>
      </w:rPr>
    </w:lvl>
    <w:lvl w:ilvl="3" w:tplc="04090001" w:tentative="1">
      <w:start w:val="1"/>
      <w:numFmt w:val="bullet"/>
      <w:lvlText w:val=""/>
      <w:lvlJc w:val="left"/>
      <w:pPr>
        <w:ind w:left="2432" w:hanging="400"/>
      </w:pPr>
      <w:rPr>
        <w:rFonts w:ascii="Wingdings" w:hAnsi="Wingdings" w:hint="default"/>
      </w:rPr>
    </w:lvl>
    <w:lvl w:ilvl="4" w:tplc="04090003" w:tentative="1">
      <w:start w:val="1"/>
      <w:numFmt w:val="bullet"/>
      <w:lvlText w:val=""/>
      <w:lvlJc w:val="left"/>
      <w:pPr>
        <w:ind w:left="2832" w:hanging="400"/>
      </w:pPr>
      <w:rPr>
        <w:rFonts w:ascii="Wingdings" w:hAnsi="Wingdings" w:hint="default"/>
      </w:rPr>
    </w:lvl>
    <w:lvl w:ilvl="5" w:tplc="04090005" w:tentative="1">
      <w:start w:val="1"/>
      <w:numFmt w:val="bullet"/>
      <w:lvlText w:val=""/>
      <w:lvlJc w:val="left"/>
      <w:pPr>
        <w:ind w:left="3232" w:hanging="400"/>
      </w:pPr>
      <w:rPr>
        <w:rFonts w:ascii="Wingdings" w:hAnsi="Wingdings" w:hint="default"/>
      </w:rPr>
    </w:lvl>
    <w:lvl w:ilvl="6" w:tplc="04090001" w:tentative="1">
      <w:start w:val="1"/>
      <w:numFmt w:val="bullet"/>
      <w:lvlText w:val=""/>
      <w:lvlJc w:val="left"/>
      <w:pPr>
        <w:ind w:left="3632" w:hanging="400"/>
      </w:pPr>
      <w:rPr>
        <w:rFonts w:ascii="Wingdings" w:hAnsi="Wingdings" w:hint="default"/>
      </w:rPr>
    </w:lvl>
    <w:lvl w:ilvl="7" w:tplc="04090003" w:tentative="1">
      <w:start w:val="1"/>
      <w:numFmt w:val="bullet"/>
      <w:lvlText w:val=""/>
      <w:lvlJc w:val="left"/>
      <w:pPr>
        <w:ind w:left="4032" w:hanging="400"/>
      </w:pPr>
      <w:rPr>
        <w:rFonts w:ascii="Wingdings" w:hAnsi="Wingdings" w:hint="default"/>
      </w:rPr>
    </w:lvl>
    <w:lvl w:ilvl="8" w:tplc="04090005" w:tentative="1">
      <w:start w:val="1"/>
      <w:numFmt w:val="bullet"/>
      <w:lvlText w:val=""/>
      <w:lvlJc w:val="left"/>
      <w:pPr>
        <w:ind w:left="4432" w:hanging="400"/>
      </w:pPr>
      <w:rPr>
        <w:rFonts w:ascii="Wingdings" w:hAnsi="Wingdings" w:hint="default"/>
      </w:rPr>
    </w:lvl>
  </w:abstractNum>
  <w:abstractNum w:abstractNumId="16">
    <w:nsid w:val="122702C1"/>
    <w:multiLevelType w:val="hybridMultilevel"/>
    <w:tmpl w:val="8806D0F0"/>
    <w:lvl w:ilvl="0" w:tplc="04090001">
      <w:start w:val="1"/>
      <w:numFmt w:val="bullet"/>
      <w:lvlText w:val=""/>
      <w:lvlJc w:val="left"/>
      <w:pPr>
        <w:ind w:left="1232" w:hanging="400"/>
      </w:pPr>
      <w:rPr>
        <w:rFonts w:ascii="Wingdings" w:hAnsi="Wingdings" w:hint="default"/>
      </w:rPr>
    </w:lvl>
    <w:lvl w:ilvl="1" w:tplc="04090003" w:tentative="1">
      <w:start w:val="1"/>
      <w:numFmt w:val="bullet"/>
      <w:lvlText w:val=""/>
      <w:lvlJc w:val="left"/>
      <w:pPr>
        <w:ind w:left="1632" w:hanging="400"/>
      </w:pPr>
      <w:rPr>
        <w:rFonts w:ascii="Wingdings" w:hAnsi="Wingdings" w:hint="default"/>
      </w:rPr>
    </w:lvl>
    <w:lvl w:ilvl="2" w:tplc="04090005" w:tentative="1">
      <w:start w:val="1"/>
      <w:numFmt w:val="bullet"/>
      <w:lvlText w:val=""/>
      <w:lvlJc w:val="left"/>
      <w:pPr>
        <w:ind w:left="2032" w:hanging="400"/>
      </w:pPr>
      <w:rPr>
        <w:rFonts w:ascii="Wingdings" w:hAnsi="Wingdings" w:hint="default"/>
      </w:rPr>
    </w:lvl>
    <w:lvl w:ilvl="3" w:tplc="04090001" w:tentative="1">
      <w:start w:val="1"/>
      <w:numFmt w:val="bullet"/>
      <w:lvlText w:val=""/>
      <w:lvlJc w:val="left"/>
      <w:pPr>
        <w:ind w:left="2432" w:hanging="400"/>
      </w:pPr>
      <w:rPr>
        <w:rFonts w:ascii="Wingdings" w:hAnsi="Wingdings" w:hint="default"/>
      </w:rPr>
    </w:lvl>
    <w:lvl w:ilvl="4" w:tplc="04090003" w:tentative="1">
      <w:start w:val="1"/>
      <w:numFmt w:val="bullet"/>
      <w:lvlText w:val=""/>
      <w:lvlJc w:val="left"/>
      <w:pPr>
        <w:ind w:left="2832" w:hanging="400"/>
      </w:pPr>
      <w:rPr>
        <w:rFonts w:ascii="Wingdings" w:hAnsi="Wingdings" w:hint="default"/>
      </w:rPr>
    </w:lvl>
    <w:lvl w:ilvl="5" w:tplc="04090005" w:tentative="1">
      <w:start w:val="1"/>
      <w:numFmt w:val="bullet"/>
      <w:lvlText w:val=""/>
      <w:lvlJc w:val="left"/>
      <w:pPr>
        <w:ind w:left="3232" w:hanging="400"/>
      </w:pPr>
      <w:rPr>
        <w:rFonts w:ascii="Wingdings" w:hAnsi="Wingdings" w:hint="default"/>
      </w:rPr>
    </w:lvl>
    <w:lvl w:ilvl="6" w:tplc="04090001" w:tentative="1">
      <w:start w:val="1"/>
      <w:numFmt w:val="bullet"/>
      <w:lvlText w:val=""/>
      <w:lvlJc w:val="left"/>
      <w:pPr>
        <w:ind w:left="3632" w:hanging="400"/>
      </w:pPr>
      <w:rPr>
        <w:rFonts w:ascii="Wingdings" w:hAnsi="Wingdings" w:hint="default"/>
      </w:rPr>
    </w:lvl>
    <w:lvl w:ilvl="7" w:tplc="04090003" w:tentative="1">
      <w:start w:val="1"/>
      <w:numFmt w:val="bullet"/>
      <w:lvlText w:val=""/>
      <w:lvlJc w:val="left"/>
      <w:pPr>
        <w:ind w:left="4032" w:hanging="400"/>
      </w:pPr>
      <w:rPr>
        <w:rFonts w:ascii="Wingdings" w:hAnsi="Wingdings" w:hint="default"/>
      </w:rPr>
    </w:lvl>
    <w:lvl w:ilvl="8" w:tplc="04090005" w:tentative="1">
      <w:start w:val="1"/>
      <w:numFmt w:val="bullet"/>
      <w:lvlText w:val=""/>
      <w:lvlJc w:val="left"/>
      <w:pPr>
        <w:ind w:left="4432" w:hanging="400"/>
      </w:pPr>
      <w:rPr>
        <w:rFonts w:ascii="Wingdings" w:hAnsi="Wingdings" w:hint="default"/>
      </w:rPr>
    </w:lvl>
  </w:abstractNum>
  <w:abstractNum w:abstractNumId="17">
    <w:nsid w:val="12CA7338"/>
    <w:multiLevelType w:val="hybridMultilevel"/>
    <w:tmpl w:val="6AB8A7B0"/>
    <w:lvl w:ilvl="0" w:tplc="CC86A8D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19AC11DA"/>
    <w:multiLevelType w:val="hybridMultilevel"/>
    <w:tmpl w:val="326CD3F4"/>
    <w:lvl w:ilvl="0" w:tplc="920C6792">
      <w:start w:val="1"/>
      <w:numFmt w:val="bullet"/>
      <w:lvlText w:val=""/>
      <w:lvlJc w:val="left"/>
      <w:pPr>
        <w:ind w:left="465" w:hanging="360"/>
      </w:pPr>
      <w:rPr>
        <w:rFonts w:ascii="Wingdings" w:hAnsi="Wingdings" w:hint="default"/>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19">
    <w:nsid w:val="1BAF367F"/>
    <w:multiLevelType w:val="hybridMultilevel"/>
    <w:tmpl w:val="AC2A7188"/>
    <w:lvl w:ilvl="0" w:tplc="920C6792">
      <w:start w:val="1"/>
      <w:numFmt w:val="bullet"/>
      <w:lvlText w:val=""/>
      <w:lvlJc w:val="left"/>
      <w:pPr>
        <w:ind w:left="1027" w:hanging="400"/>
      </w:pPr>
      <w:rPr>
        <w:rFonts w:ascii="Wingdings" w:hAnsi="Wingdings" w:hint="default"/>
      </w:rPr>
    </w:lvl>
    <w:lvl w:ilvl="1" w:tplc="04090003" w:tentative="1">
      <w:start w:val="1"/>
      <w:numFmt w:val="bullet"/>
      <w:lvlText w:val=""/>
      <w:lvlJc w:val="left"/>
      <w:pPr>
        <w:ind w:left="1427" w:hanging="400"/>
      </w:pPr>
      <w:rPr>
        <w:rFonts w:ascii="Wingdings" w:hAnsi="Wingdings" w:hint="default"/>
      </w:rPr>
    </w:lvl>
    <w:lvl w:ilvl="2" w:tplc="04090005" w:tentative="1">
      <w:start w:val="1"/>
      <w:numFmt w:val="bullet"/>
      <w:lvlText w:val=""/>
      <w:lvlJc w:val="left"/>
      <w:pPr>
        <w:ind w:left="1827" w:hanging="400"/>
      </w:pPr>
      <w:rPr>
        <w:rFonts w:ascii="Wingdings" w:hAnsi="Wingdings" w:hint="default"/>
      </w:rPr>
    </w:lvl>
    <w:lvl w:ilvl="3" w:tplc="04090001" w:tentative="1">
      <w:start w:val="1"/>
      <w:numFmt w:val="bullet"/>
      <w:lvlText w:val=""/>
      <w:lvlJc w:val="left"/>
      <w:pPr>
        <w:ind w:left="2227" w:hanging="400"/>
      </w:pPr>
      <w:rPr>
        <w:rFonts w:ascii="Wingdings" w:hAnsi="Wingdings" w:hint="default"/>
      </w:rPr>
    </w:lvl>
    <w:lvl w:ilvl="4" w:tplc="04090003" w:tentative="1">
      <w:start w:val="1"/>
      <w:numFmt w:val="bullet"/>
      <w:lvlText w:val=""/>
      <w:lvlJc w:val="left"/>
      <w:pPr>
        <w:ind w:left="2627" w:hanging="400"/>
      </w:pPr>
      <w:rPr>
        <w:rFonts w:ascii="Wingdings" w:hAnsi="Wingdings" w:hint="default"/>
      </w:rPr>
    </w:lvl>
    <w:lvl w:ilvl="5" w:tplc="04090005" w:tentative="1">
      <w:start w:val="1"/>
      <w:numFmt w:val="bullet"/>
      <w:lvlText w:val=""/>
      <w:lvlJc w:val="left"/>
      <w:pPr>
        <w:ind w:left="3027" w:hanging="400"/>
      </w:pPr>
      <w:rPr>
        <w:rFonts w:ascii="Wingdings" w:hAnsi="Wingdings" w:hint="default"/>
      </w:rPr>
    </w:lvl>
    <w:lvl w:ilvl="6" w:tplc="04090001" w:tentative="1">
      <w:start w:val="1"/>
      <w:numFmt w:val="bullet"/>
      <w:lvlText w:val=""/>
      <w:lvlJc w:val="left"/>
      <w:pPr>
        <w:ind w:left="3427" w:hanging="400"/>
      </w:pPr>
      <w:rPr>
        <w:rFonts w:ascii="Wingdings" w:hAnsi="Wingdings" w:hint="default"/>
      </w:rPr>
    </w:lvl>
    <w:lvl w:ilvl="7" w:tplc="04090003" w:tentative="1">
      <w:start w:val="1"/>
      <w:numFmt w:val="bullet"/>
      <w:lvlText w:val=""/>
      <w:lvlJc w:val="left"/>
      <w:pPr>
        <w:ind w:left="3827" w:hanging="400"/>
      </w:pPr>
      <w:rPr>
        <w:rFonts w:ascii="Wingdings" w:hAnsi="Wingdings" w:hint="default"/>
      </w:rPr>
    </w:lvl>
    <w:lvl w:ilvl="8" w:tplc="04090005" w:tentative="1">
      <w:start w:val="1"/>
      <w:numFmt w:val="bullet"/>
      <w:lvlText w:val=""/>
      <w:lvlJc w:val="left"/>
      <w:pPr>
        <w:ind w:left="4227" w:hanging="400"/>
      </w:pPr>
      <w:rPr>
        <w:rFonts w:ascii="Wingdings" w:hAnsi="Wingdings" w:hint="default"/>
      </w:rPr>
    </w:lvl>
  </w:abstractNum>
  <w:abstractNum w:abstractNumId="20">
    <w:nsid w:val="1BD7490F"/>
    <w:multiLevelType w:val="hybridMultilevel"/>
    <w:tmpl w:val="35182E0A"/>
    <w:lvl w:ilvl="0" w:tplc="920C6792">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nsid w:val="1C72774B"/>
    <w:multiLevelType w:val="hybridMultilevel"/>
    <w:tmpl w:val="AAAAD236"/>
    <w:lvl w:ilvl="0" w:tplc="53EE2876">
      <w:start w:val="20"/>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nsid w:val="1CC02460"/>
    <w:multiLevelType w:val="hybridMultilevel"/>
    <w:tmpl w:val="B17C8AB2"/>
    <w:lvl w:ilvl="0" w:tplc="53EE2876">
      <w:start w:val="20"/>
      <w:numFmt w:val="bullet"/>
      <w:lvlText w:val="-"/>
      <w:lvlJc w:val="left"/>
      <w:pPr>
        <w:ind w:left="465" w:hanging="360"/>
      </w:pPr>
      <w:rPr>
        <w:rFonts w:ascii="맑은 고딕" w:eastAsia="맑은 고딕" w:hAnsi="맑은 고딕" w:cstheme="minorBidi" w:hint="eastAsia"/>
      </w:rPr>
    </w:lvl>
    <w:lvl w:ilvl="1" w:tplc="04090003">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23">
    <w:nsid w:val="1DE05080"/>
    <w:multiLevelType w:val="hybridMultilevel"/>
    <w:tmpl w:val="EFECB340"/>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1F2873AC"/>
    <w:multiLevelType w:val="multilevel"/>
    <w:tmpl w:val="3C1ED314"/>
    <w:lvl w:ilvl="0">
      <w:start w:val="6"/>
      <w:numFmt w:val="decimal"/>
      <w:lvlText w:val="%1"/>
      <w:lvlJc w:val="left"/>
      <w:pPr>
        <w:ind w:left="405" w:hanging="405"/>
      </w:pPr>
      <w:rPr>
        <w:rFonts w:hint="default"/>
      </w:rPr>
    </w:lvl>
    <w:lvl w:ilvl="1">
      <w:start w:val="1"/>
      <w:numFmt w:val="decimal"/>
      <w:lvlText w:val="%1.%2"/>
      <w:lvlJc w:val="left"/>
      <w:pPr>
        <w:ind w:left="705" w:hanging="405"/>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25">
    <w:nsid w:val="20080DA0"/>
    <w:multiLevelType w:val="hybridMultilevel"/>
    <w:tmpl w:val="4D32E1EE"/>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20615A21"/>
    <w:multiLevelType w:val="hybridMultilevel"/>
    <w:tmpl w:val="279C114E"/>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208847E9"/>
    <w:multiLevelType w:val="hybridMultilevel"/>
    <w:tmpl w:val="D4AEBF64"/>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21EF7620"/>
    <w:multiLevelType w:val="hybridMultilevel"/>
    <w:tmpl w:val="0FF6AD7C"/>
    <w:lvl w:ilvl="0" w:tplc="53EE2876">
      <w:start w:val="20"/>
      <w:numFmt w:val="bullet"/>
      <w:lvlText w:val="-"/>
      <w:lvlJc w:val="left"/>
      <w:pPr>
        <w:ind w:left="1027" w:hanging="400"/>
      </w:pPr>
      <w:rPr>
        <w:rFonts w:ascii="맑은 고딕" w:eastAsia="맑은 고딕" w:hAnsi="맑은 고딕" w:cstheme="minorBidi" w:hint="eastAsia"/>
      </w:rPr>
    </w:lvl>
    <w:lvl w:ilvl="1" w:tplc="04090003" w:tentative="1">
      <w:start w:val="1"/>
      <w:numFmt w:val="bullet"/>
      <w:lvlText w:val=""/>
      <w:lvlJc w:val="left"/>
      <w:pPr>
        <w:ind w:left="1427" w:hanging="400"/>
      </w:pPr>
      <w:rPr>
        <w:rFonts w:ascii="Wingdings" w:hAnsi="Wingdings" w:hint="default"/>
      </w:rPr>
    </w:lvl>
    <w:lvl w:ilvl="2" w:tplc="04090005" w:tentative="1">
      <w:start w:val="1"/>
      <w:numFmt w:val="bullet"/>
      <w:lvlText w:val=""/>
      <w:lvlJc w:val="left"/>
      <w:pPr>
        <w:ind w:left="1827" w:hanging="400"/>
      </w:pPr>
      <w:rPr>
        <w:rFonts w:ascii="Wingdings" w:hAnsi="Wingdings" w:hint="default"/>
      </w:rPr>
    </w:lvl>
    <w:lvl w:ilvl="3" w:tplc="04090001" w:tentative="1">
      <w:start w:val="1"/>
      <w:numFmt w:val="bullet"/>
      <w:lvlText w:val=""/>
      <w:lvlJc w:val="left"/>
      <w:pPr>
        <w:ind w:left="2227" w:hanging="400"/>
      </w:pPr>
      <w:rPr>
        <w:rFonts w:ascii="Wingdings" w:hAnsi="Wingdings" w:hint="default"/>
      </w:rPr>
    </w:lvl>
    <w:lvl w:ilvl="4" w:tplc="04090003" w:tentative="1">
      <w:start w:val="1"/>
      <w:numFmt w:val="bullet"/>
      <w:lvlText w:val=""/>
      <w:lvlJc w:val="left"/>
      <w:pPr>
        <w:ind w:left="2627" w:hanging="400"/>
      </w:pPr>
      <w:rPr>
        <w:rFonts w:ascii="Wingdings" w:hAnsi="Wingdings" w:hint="default"/>
      </w:rPr>
    </w:lvl>
    <w:lvl w:ilvl="5" w:tplc="04090005" w:tentative="1">
      <w:start w:val="1"/>
      <w:numFmt w:val="bullet"/>
      <w:lvlText w:val=""/>
      <w:lvlJc w:val="left"/>
      <w:pPr>
        <w:ind w:left="3027" w:hanging="400"/>
      </w:pPr>
      <w:rPr>
        <w:rFonts w:ascii="Wingdings" w:hAnsi="Wingdings" w:hint="default"/>
      </w:rPr>
    </w:lvl>
    <w:lvl w:ilvl="6" w:tplc="04090001" w:tentative="1">
      <w:start w:val="1"/>
      <w:numFmt w:val="bullet"/>
      <w:lvlText w:val=""/>
      <w:lvlJc w:val="left"/>
      <w:pPr>
        <w:ind w:left="3427" w:hanging="400"/>
      </w:pPr>
      <w:rPr>
        <w:rFonts w:ascii="Wingdings" w:hAnsi="Wingdings" w:hint="default"/>
      </w:rPr>
    </w:lvl>
    <w:lvl w:ilvl="7" w:tplc="04090003" w:tentative="1">
      <w:start w:val="1"/>
      <w:numFmt w:val="bullet"/>
      <w:lvlText w:val=""/>
      <w:lvlJc w:val="left"/>
      <w:pPr>
        <w:ind w:left="3827" w:hanging="400"/>
      </w:pPr>
      <w:rPr>
        <w:rFonts w:ascii="Wingdings" w:hAnsi="Wingdings" w:hint="default"/>
      </w:rPr>
    </w:lvl>
    <w:lvl w:ilvl="8" w:tplc="04090005" w:tentative="1">
      <w:start w:val="1"/>
      <w:numFmt w:val="bullet"/>
      <w:lvlText w:val=""/>
      <w:lvlJc w:val="left"/>
      <w:pPr>
        <w:ind w:left="4227" w:hanging="400"/>
      </w:pPr>
      <w:rPr>
        <w:rFonts w:ascii="Wingdings" w:hAnsi="Wingdings" w:hint="default"/>
      </w:rPr>
    </w:lvl>
  </w:abstractNum>
  <w:abstractNum w:abstractNumId="29">
    <w:nsid w:val="23465EF2"/>
    <w:multiLevelType w:val="hybridMultilevel"/>
    <w:tmpl w:val="45309A3E"/>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23714D75"/>
    <w:multiLevelType w:val="hybridMultilevel"/>
    <w:tmpl w:val="344A7426"/>
    <w:lvl w:ilvl="0" w:tplc="E92A8DE6">
      <w:start w:val="2015"/>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27D54E2D"/>
    <w:multiLevelType w:val="hybridMultilevel"/>
    <w:tmpl w:val="9B14DD24"/>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nsid w:val="29D17673"/>
    <w:multiLevelType w:val="hybridMultilevel"/>
    <w:tmpl w:val="2C6EE488"/>
    <w:lvl w:ilvl="0" w:tplc="667CFED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nsid w:val="2A16463F"/>
    <w:multiLevelType w:val="hybridMultilevel"/>
    <w:tmpl w:val="0D40C71C"/>
    <w:lvl w:ilvl="0" w:tplc="3D78A106">
      <w:start w:val="2"/>
      <w:numFmt w:val="bullet"/>
      <w:lvlText w:val="-"/>
      <w:lvlJc w:val="left"/>
      <w:pPr>
        <w:ind w:left="765" w:hanging="360"/>
      </w:pPr>
      <w:rPr>
        <w:rFonts w:ascii="맑은 고딕" w:eastAsia="맑은 고딕" w:hAnsi="맑은 고딕" w:cs="Tahoma" w:hint="eastAsia"/>
      </w:rPr>
    </w:lvl>
    <w:lvl w:ilvl="1" w:tplc="04090003" w:tentative="1">
      <w:start w:val="1"/>
      <w:numFmt w:val="bullet"/>
      <w:lvlText w:val=""/>
      <w:lvlJc w:val="left"/>
      <w:pPr>
        <w:ind w:left="1205" w:hanging="400"/>
      </w:pPr>
      <w:rPr>
        <w:rFonts w:ascii="Wingdings" w:hAnsi="Wingdings" w:hint="default"/>
      </w:rPr>
    </w:lvl>
    <w:lvl w:ilvl="2" w:tplc="04090005" w:tentative="1">
      <w:start w:val="1"/>
      <w:numFmt w:val="bullet"/>
      <w:lvlText w:val=""/>
      <w:lvlJc w:val="left"/>
      <w:pPr>
        <w:ind w:left="1605" w:hanging="400"/>
      </w:pPr>
      <w:rPr>
        <w:rFonts w:ascii="Wingdings" w:hAnsi="Wingdings" w:hint="default"/>
      </w:rPr>
    </w:lvl>
    <w:lvl w:ilvl="3" w:tplc="04090001" w:tentative="1">
      <w:start w:val="1"/>
      <w:numFmt w:val="bullet"/>
      <w:lvlText w:val=""/>
      <w:lvlJc w:val="left"/>
      <w:pPr>
        <w:ind w:left="2005" w:hanging="400"/>
      </w:pPr>
      <w:rPr>
        <w:rFonts w:ascii="Wingdings" w:hAnsi="Wingdings" w:hint="default"/>
      </w:rPr>
    </w:lvl>
    <w:lvl w:ilvl="4" w:tplc="04090003" w:tentative="1">
      <w:start w:val="1"/>
      <w:numFmt w:val="bullet"/>
      <w:lvlText w:val=""/>
      <w:lvlJc w:val="left"/>
      <w:pPr>
        <w:ind w:left="2405" w:hanging="400"/>
      </w:pPr>
      <w:rPr>
        <w:rFonts w:ascii="Wingdings" w:hAnsi="Wingdings" w:hint="default"/>
      </w:rPr>
    </w:lvl>
    <w:lvl w:ilvl="5" w:tplc="04090005" w:tentative="1">
      <w:start w:val="1"/>
      <w:numFmt w:val="bullet"/>
      <w:lvlText w:val=""/>
      <w:lvlJc w:val="left"/>
      <w:pPr>
        <w:ind w:left="2805" w:hanging="400"/>
      </w:pPr>
      <w:rPr>
        <w:rFonts w:ascii="Wingdings" w:hAnsi="Wingdings" w:hint="default"/>
      </w:rPr>
    </w:lvl>
    <w:lvl w:ilvl="6" w:tplc="04090001" w:tentative="1">
      <w:start w:val="1"/>
      <w:numFmt w:val="bullet"/>
      <w:lvlText w:val=""/>
      <w:lvlJc w:val="left"/>
      <w:pPr>
        <w:ind w:left="3205" w:hanging="400"/>
      </w:pPr>
      <w:rPr>
        <w:rFonts w:ascii="Wingdings" w:hAnsi="Wingdings" w:hint="default"/>
      </w:rPr>
    </w:lvl>
    <w:lvl w:ilvl="7" w:tplc="04090003" w:tentative="1">
      <w:start w:val="1"/>
      <w:numFmt w:val="bullet"/>
      <w:lvlText w:val=""/>
      <w:lvlJc w:val="left"/>
      <w:pPr>
        <w:ind w:left="3605" w:hanging="400"/>
      </w:pPr>
      <w:rPr>
        <w:rFonts w:ascii="Wingdings" w:hAnsi="Wingdings" w:hint="default"/>
      </w:rPr>
    </w:lvl>
    <w:lvl w:ilvl="8" w:tplc="04090005" w:tentative="1">
      <w:start w:val="1"/>
      <w:numFmt w:val="bullet"/>
      <w:lvlText w:val=""/>
      <w:lvlJc w:val="left"/>
      <w:pPr>
        <w:ind w:left="4005" w:hanging="400"/>
      </w:pPr>
      <w:rPr>
        <w:rFonts w:ascii="Wingdings" w:hAnsi="Wingdings" w:hint="default"/>
      </w:rPr>
    </w:lvl>
  </w:abstractNum>
  <w:abstractNum w:abstractNumId="34">
    <w:nsid w:val="2C700ED1"/>
    <w:multiLevelType w:val="hybridMultilevel"/>
    <w:tmpl w:val="58703510"/>
    <w:lvl w:ilvl="0" w:tplc="53EE2876">
      <w:start w:val="20"/>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nsid w:val="313D2887"/>
    <w:multiLevelType w:val="hybridMultilevel"/>
    <w:tmpl w:val="15C21836"/>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nsid w:val="31FB1EE5"/>
    <w:multiLevelType w:val="hybridMultilevel"/>
    <w:tmpl w:val="864A26AC"/>
    <w:lvl w:ilvl="0" w:tplc="90E04A2A">
      <w:start w:val="20"/>
      <w:numFmt w:val="bullet"/>
      <w:lvlText w:val=""/>
      <w:lvlJc w:val="left"/>
      <w:pPr>
        <w:ind w:left="1185" w:hanging="360"/>
      </w:pPr>
      <w:rPr>
        <w:rFonts w:ascii="Wingdings" w:eastAsia="맑은 고딕" w:hAnsi="Wingdings" w:cs="Arial" w:hint="default"/>
      </w:rPr>
    </w:lvl>
    <w:lvl w:ilvl="1" w:tplc="04090003" w:tentative="1">
      <w:start w:val="1"/>
      <w:numFmt w:val="bullet"/>
      <w:lvlText w:val=""/>
      <w:lvlJc w:val="left"/>
      <w:pPr>
        <w:ind w:left="1625" w:hanging="400"/>
      </w:pPr>
      <w:rPr>
        <w:rFonts w:ascii="Wingdings" w:hAnsi="Wingdings" w:hint="default"/>
      </w:rPr>
    </w:lvl>
    <w:lvl w:ilvl="2" w:tplc="04090005" w:tentative="1">
      <w:start w:val="1"/>
      <w:numFmt w:val="bullet"/>
      <w:lvlText w:val=""/>
      <w:lvlJc w:val="left"/>
      <w:pPr>
        <w:ind w:left="2025" w:hanging="400"/>
      </w:pPr>
      <w:rPr>
        <w:rFonts w:ascii="Wingdings" w:hAnsi="Wingdings" w:hint="default"/>
      </w:rPr>
    </w:lvl>
    <w:lvl w:ilvl="3" w:tplc="04090001" w:tentative="1">
      <w:start w:val="1"/>
      <w:numFmt w:val="bullet"/>
      <w:lvlText w:val=""/>
      <w:lvlJc w:val="left"/>
      <w:pPr>
        <w:ind w:left="2425" w:hanging="400"/>
      </w:pPr>
      <w:rPr>
        <w:rFonts w:ascii="Wingdings" w:hAnsi="Wingdings" w:hint="default"/>
      </w:rPr>
    </w:lvl>
    <w:lvl w:ilvl="4" w:tplc="04090003" w:tentative="1">
      <w:start w:val="1"/>
      <w:numFmt w:val="bullet"/>
      <w:lvlText w:val=""/>
      <w:lvlJc w:val="left"/>
      <w:pPr>
        <w:ind w:left="2825" w:hanging="400"/>
      </w:pPr>
      <w:rPr>
        <w:rFonts w:ascii="Wingdings" w:hAnsi="Wingdings" w:hint="default"/>
      </w:rPr>
    </w:lvl>
    <w:lvl w:ilvl="5" w:tplc="04090005" w:tentative="1">
      <w:start w:val="1"/>
      <w:numFmt w:val="bullet"/>
      <w:lvlText w:val=""/>
      <w:lvlJc w:val="left"/>
      <w:pPr>
        <w:ind w:left="3225" w:hanging="400"/>
      </w:pPr>
      <w:rPr>
        <w:rFonts w:ascii="Wingdings" w:hAnsi="Wingdings" w:hint="default"/>
      </w:rPr>
    </w:lvl>
    <w:lvl w:ilvl="6" w:tplc="04090001" w:tentative="1">
      <w:start w:val="1"/>
      <w:numFmt w:val="bullet"/>
      <w:lvlText w:val=""/>
      <w:lvlJc w:val="left"/>
      <w:pPr>
        <w:ind w:left="3625" w:hanging="400"/>
      </w:pPr>
      <w:rPr>
        <w:rFonts w:ascii="Wingdings" w:hAnsi="Wingdings" w:hint="default"/>
      </w:rPr>
    </w:lvl>
    <w:lvl w:ilvl="7" w:tplc="04090003" w:tentative="1">
      <w:start w:val="1"/>
      <w:numFmt w:val="bullet"/>
      <w:lvlText w:val=""/>
      <w:lvlJc w:val="left"/>
      <w:pPr>
        <w:ind w:left="4025" w:hanging="400"/>
      </w:pPr>
      <w:rPr>
        <w:rFonts w:ascii="Wingdings" w:hAnsi="Wingdings" w:hint="default"/>
      </w:rPr>
    </w:lvl>
    <w:lvl w:ilvl="8" w:tplc="04090005" w:tentative="1">
      <w:start w:val="1"/>
      <w:numFmt w:val="bullet"/>
      <w:lvlText w:val=""/>
      <w:lvlJc w:val="left"/>
      <w:pPr>
        <w:ind w:left="4425" w:hanging="400"/>
      </w:pPr>
      <w:rPr>
        <w:rFonts w:ascii="Wingdings" w:hAnsi="Wingdings" w:hint="default"/>
      </w:rPr>
    </w:lvl>
  </w:abstractNum>
  <w:abstractNum w:abstractNumId="37">
    <w:nsid w:val="324073F7"/>
    <w:multiLevelType w:val="hybridMultilevel"/>
    <w:tmpl w:val="191E067E"/>
    <w:lvl w:ilvl="0" w:tplc="920C6792">
      <w:start w:val="1"/>
      <w:numFmt w:val="bullet"/>
      <w:lvlText w:val=""/>
      <w:lvlJc w:val="left"/>
      <w:pPr>
        <w:ind w:left="465" w:hanging="360"/>
      </w:pPr>
      <w:rPr>
        <w:rFonts w:ascii="Wingdings" w:hAnsi="Wingdings" w:hint="default"/>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38">
    <w:nsid w:val="35455232"/>
    <w:multiLevelType w:val="hybridMultilevel"/>
    <w:tmpl w:val="0FC69D76"/>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nsid w:val="359D09FB"/>
    <w:multiLevelType w:val="hybridMultilevel"/>
    <w:tmpl w:val="4D262560"/>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nsid w:val="3983270A"/>
    <w:multiLevelType w:val="hybridMultilevel"/>
    <w:tmpl w:val="CB46B80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nsid w:val="3B697665"/>
    <w:multiLevelType w:val="hybridMultilevel"/>
    <w:tmpl w:val="616E2EB6"/>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nsid w:val="3F0A1B2C"/>
    <w:multiLevelType w:val="hybridMultilevel"/>
    <w:tmpl w:val="36782B04"/>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nsid w:val="417C0296"/>
    <w:multiLevelType w:val="hybridMultilevel"/>
    <w:tmpl w:val="A4EC5BD2"/>
    <w:lvl w:ilvl="0" w:tplc="53EE2876">
      <w:start w:val="20"/>
      <w:numFmt w:val="bullet"/>
      <w:lvlText w:val="-"/>
      <w:lvlJc w:val="left"/>
      <w:pPr>
        <w:ind w:left="825" w:hanging="360"/>
      </w:pPr>
      <w:rPr>
        <w:rFonts w:ascii="맑은 고딕" w:eastAsia="맑은 고딕" w:hAnsi="맑은 고딕" w:cstheme="minorBidi" w:hint="eastAsia"/>
      </w:rPr>
    </w:lvl>
    <w:lvl w:ilvl="1" w:tplc="04090003" w:tentative="1">
      <w:start w:val="1"/>
      <w:numFmt w:val="bullet"/>
      <w:lvlText w:val=""/>
      <w:lvlJc w:val="left"/>
      <w:pPr>
        <w:ind w:left="1265" w:hanging="400"/>
      </w:pPr>
      <w:rPr>
        <w:rFonts w:ascii="Wingdings" w:hAnsi="Wingdings" w:hint="default"/>
      </w:rPr>
    </w:lvl>
    <w:lvl w:ilvl="2" w:tplc="04090005" w:tentative="1">
      <w:start w:val="1"/>
      <w:numFmt w:val="bullet"/>
      <w:lvlText w:val=""/>
      <w:lvlJc w:val="left"/>
      <w:pPr>
        <w:ind w:left="1665" w:hanging="400"/>
      </w:pPr>
      <w:rPr>
        <w:rFonts w:ascii="Wingdings" w:hAnsi="Wingdings" w:hint="default"/>
      </w:rPr>
    </w:lvl>
    <w:lvl w:ilvl="3" w:tplc="04090001" w:tentative="1">
      <w:start w:val="1"/>
      <w:numFmt w:val="bullet"/>
      <w:lvlText w:val=""/>
      <w:lvlJc w:val="left"/>
      <w:pPr>
        <w:ind w:left="2065" w:hanging="400"/>
      </w:pPr>
      <w:rPr>
        <w:rFonts w:ascii="Wingdings" w:hAnsi="Wingdings" w:hint="default"/>
      </w:rPr>
    </w:lvl>
    <w:lvl w:ilvl="4" w:tplc="04090003" w:tentative="1">
      <w:start w:val="1"/>
      <w:numFmt w:val="bullet"/>
      <w:lvlText w:val=""/>
      <w:lvlJc w:val="left"/>
      <w:pPr>
        <w:ind w:left="2465" w:hanging="400"/>
      </w:pPr>
      <w:rPr>
        <w:rFonts w:ascii="Wingdings" w:hAnsi="Wingdings" w:hint="default"/>
      </w:rPr>
    </w:lvl>
    <w:lvl w:ilvl="5" w:tplc="04090005" w:tentative="1">
      <w:start w:val="1"/>
      <w:numFmt w:val="bullet"/>
      <w:lvlText w:val=""/>
      <w:lvlJc w:val="left"/>
      <w:pPr>
        <w:ind w:left="2865" w:hanging="400"/>
      </w:pPr>
      <w:rPr>
        <w:rFonts w:ascii="Wingdings" w:hAnsi="Wingdings" w:hint="default"/>
      </w:rPr>
    </w:lvl>
    <w:lvl w:ilvl="6" w:tplc="04090001" w:tentative="1">
      <w:start w:val="1"/>
      <w:numFmt w:val="bullet"/>
      <w:lvlText w:val=""/>
      <w:lvlJc w:val="left"/>
      <w:pPr>
        <w:ind w:left="3265" w:hanging="400"/>
      </w:pPr>
      <w:rPr>
        <w:rFonts w:ascii="Wingdings" w:hAnsi="Wingdings" w:hint="default"/>
      </w:rPr>
    </w:lvl>
    <w:lvl w:ilvl="7" w:tplc="04090003" w:tentative="1">
      <w:start w:val="1"/>
      <w:numFmt w:val="bullet"/>
      <w:lvlText w:val=""/>
      <w:lvlJc w:val="left"/>
      <w:pPr>
        <w:ind w:left="3665" w:hanging="400"/>
      </w:pPr>
      <w:rPr>
        <w:rFonts w:ascii="Wingdings" w:hAnsi="Wingdings" w:hint="default"/>
      </w:rPr>
    </w:lvl>
    <w:lvl w:ilvl="8" w:tplc="04090005" w:tentative="1">
      <w:start w:val="1"/>
      <w:numFmt w:val="bullet"/>
      <w:lvlText w:val=""/>
      <w:lvlJc w:val="left"/>
      <w:pPr>
        <w:ind w:left="4065" w:hanging="400"/>
      </w:pPr>
      <w:rPr>
        <w:rFonts w:ascii="Wingdings" w:hAnsi="Wingdings" w:hint="default"/>
      </w:rPr>
    </w:lvl>
  </w:abstractNum>
  <w:abstractNum w:abstractNumId="44">
    <w:nsid w:val="43AA1069"/>
    <w:multiLevelType w:val="hybridMultilevel"/>
    <w:tmpl w:val="29D89420"/>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nsid w:val="45FF0DC6"/>
    <w:multiLevelType w:val="hybridMultilevel"/>
    <w:tmpl w:val="4120B53E"/>
    <w:lvl w:ilvl="0" w:tplc="920C6792">
      <w:start w:val="1"/>
      <w:numFmt w:val="bullet"/>
      <w:lvlText w:val=""/>
      <w:lvlJc w:val="left"/>
      <w:pPr>
        <w:ind w:left="905" w:hanging="400"/>
      </w:pPr>
      <w:rPr>
        <w:rFonts w:ascii="Wingdings" w:hAnsi="Wingdings" w:hint="default"/>
      </w:rPr>
    </w:lvl>
    <w:lvl w:ilvl="1" w:tplc="04090003" w:tentative="1">
      <w:start w:val="1"/>
      <w:numFmt w:val="bullet"/>
      <w:lvlText w:val=""/>
      <w:lvlJc w:val="left"/>
      <w:pPr>
        <w:ind w:left="1305" w:hanging="400"/>
      </w:pPr>
      <w:rPr>
        <w:rFonts w:ascii="Wingdings" w:hAnsi="Wingdings" w:hint="default"/>
      </w:rPr>
    </w:lvl>
    <w:lvl w:ilvl="2" w:tplc="04090005" w:tentative="1">
      <w:start w:val="1"/>
      <w:numFmt w:val="bullet"/>
      <w:lvlText w:val=""/>
      <w:lvlJc w:val="left"/>
      <w:pPr>
        <w:ind w:left="1705" w:hanging="400"/>
      </w:pPr>
      <w:rPr>
        <w:rFonts w:ascii="Wingdings" w:hAnsi="Wingdings" w:hint="default"/>
      </w:rPr>
    </w:lvl>
    <w:lvl w:ilvl="3" w:tplc="04090001" w:tentative="1">
      <w:start w:val="1"/>
      <w:numFmt w:val="bullet"/>
      <w:lvlText w:val=""/>
      <w:lvlJc w:val="left"/>
      <w:pPr>
        <w:ind w:left="2105" w:hanging="400"/>
      </w:pPr>
      <w:rPr>
        <w:rFonts w:ascii="Wingdings" w:hAnsi="Wingdings" w:hint="default"/>
      </w:rPr>
    </w:lvl>
    <w:lvl w:ilvl="4" w:tplc="04090003" w:tentative="1">
      <w:start w:val="1"/>
      <w:numFmt w:val="bullet"/>
      <w:lvlText w:val=""/>
      <w:lvlJc w:val="left"/>
      <w:pPr>
        <w:ind w:left="2505" w:hanging="400"/>
      </w:pPr>
      <w:rPr>
        <w:rFonts w:ascii="Wingdings" w:hAnsi="Wingdings" w:hint="default"/>
      </w:rPr>
    </w:lvl>
    <w:lvl w:ilvl="5" w:tplc="04090005" w:tentative="1">
      <w:start w:val="1"/>
      <w:numFmt w:val="bullet"/>
      <w:lvlText w:val=""/>
      <w:lvlJc w:val="left"/>
      <w:pPr>
        <w:ind w:left="2905" w:hanging="400"/>
      </w:pPr>
      <w:rPr>
        <w:rFonts w:ascii="Wingdings" w:hAnsi="Wingdings" w:hint="default"/>
      </w:rPr>
    </w:lvl>
    <w:lvl w:ilvl="6" w:tplc="04090001" w:tentative="1">
      <w:start w:val="1"/>
      <w:numFmt w:val="bullet"/>
      <w:lvlText w:val=""/>
      <w:lvlJc w:val="left"/>
      <w:pPr>
        <w:ind w:left="3305" w:hanging="400"/>
      </w:pPr>
      <w:rPr>
        <w:rFonts w:ascii="Wingdings" w:hAnsi="Wingdings" w:hint="default"/>
      </w:rPr>
    </w:lvl>
    <w:lvl w:ilvl="7" w:tplc="04090003" w:tentative="1">
      <w:start w:val="1"/>
      <w:numFmt w:val="bullet"/>
      <w:lvlText w:val=""/>
      <w:lvlJc w:val="left"/>
      <w:pPr>
        <w:ind w:left="3705" w:hanging="400"/>
      </w:pPr>
      <w:rPr>
        <w:rFonts w:ascii="Wingdings" w:hAnsi="Wingdings" w:hint="default"/>
      </w:rPr>
    </w:lvl>
    <w:lvl w:ilvl="8" w:tplc="04090005" w:tentative="1">
      <w:start w:val="1"/>
      <w:numFmt w:val="bullet"/>
      <w:lvlText w:val=""/>
      <w:lvlJc w:val="left"/>
      <w:pPr>
        <w:ind w:left="4105" w:hanging="400"/>
      </w:pPr>
      <w:rPr>
        <w:rFonts w:ascii="Wingdings" w:hAnsi="Wingdings" w:hint="default"/>
      </w:rPr>
    </w:lvl>
  </w:abstractNum>
  <w:abstractNum w:abstractNumId="46">
    <w:nsid w:val="4A293917"/>
    <w:multiLevelType w:val="multilevel"/>
    <w:tmpl w:val="95C630E0"/>
    <w:lvl w:ilvl="0">
      <w:start w:val="5"/>
      <w:numFmt w:val="decimal"/>
      <w:lvlText w:val="%1"/>
      <w:lvlJc w:val="left"/>
      <w:pPr>
        <w:ind w:left="405" w:hanging="405"/>
      </w:pPr>
      <w:rPr>
        <w:rFonts w:hint="default"/>
      </w:rPr>
    </w:lvl>
    <w:lvl w:ilvl="1">
      <w:start w:val="5"/>
      <w:numFmt w:val="decimal"/>
      <w:lvlText w:val="%1.%2"/>
      <w:lvlJc w:val="left"/>
      <w:pPr>
        <w:ind w:left="705" w:hanging="405"/>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47">
    <w:nsid w:val="4AA61654"/>
    <w:multiLevelType w:val="hybridMultilevel"/>
    <w:tmpl w:val="12E6533A"/>
    <w:lvl w:ilvl="0" w:tplc="1D8A838C">
      <w:start w:val="2"/>
      <w:numFmt w:val="bullet"/>
      <w:lvlText w:val=""/>
      <w:lvlJc w:val="left"/>
      <w:pPr>
        <w:ind w:left="825" w:hanging="360"/>
      </w:pPr>
      <w:rPr>
        <w:rFonts w:ascii="Wingdings" w:eastAsia="맑은 고딕" w:hAnsi="Wingdings" w:cs="Arial" w:hint="default"/>
      </w:rPr>
    </w:lvl>
    <w:lvl w:ilvl="1" w:tplc="04090003" w:tentative="1">
      <w:start w:val="1"/>
      <w:numFmt w:val="bullet"/>
      <w:lvlText w:val=""/>
      <w:lvlJc w:val="left"/>
      <w:pPr>
        <w:ind w:left="1265" w:hanging="400"/>
      </w:pPr>
      <w:rPr>
        <w:rFonts w:ascii="Wingdings" w:hAnsi="Wingdings" w:hint="default"/>
      </w:rPr>
    </w:lvl>
    <w:lvl w:ilvl="2" w:tplc="04090005" w:tentative="1">
      <w:start w:val="1"/>
      <w:numFmt w:val="bullet"/>
      <w:lvlText w:val=""/>
      <w:lvlJc w:val="left"/>
      <w:pPr>
        <w:ind w:left="1665" w:hanging="400"/>
      </w:pPr>
      <w:rPr>
        <w:rFonts w:ascii="Wingdings" w:hAnsi="Wingdings" w:hint="default"/>
      </w:rPr>
    </w:lvl>
    <w:lvl w:ilvl="3" w:tplc="04090001" w:tentative="1">
      <w:start w:val="1"/>
      <w:numFmt w:val="bullet"/>
      <w:lvlText w:val=""/>
      <w:lvlJc w:val="left"/>
      <w:pPr>
        <w:ind w:left="2065" w:hanging="400"/>
      </w:pPr>
      <w:rPr>
        <w:rFonts w:ascii="Wingdings" w:hAnsi="Wingdings" w:hint="default"/>
      </w:rPr>
    </w:lvl>
    <w:lvl w:ilvl="4" w:tplc="04090003" w:tentative="1">
      <w:start w:val="1"/>
      <w:numFmt w:val="bullet"/>
      <w:lvlText w:val=""/>
      <w:lvlJc w:val="left"/>
      <w:pPr>
        <w:ind w:left="2465" w:hanging="400"/>
      </w:pPr>
      <w:rPr>
        <w:rFonts w:ascii="Wingdings" w:hAnsi="Wingdings" w:hint="default"/>
      </w:rPr>
    </w:lvl>
    <w:lvl w:ilvl="5" w:tplc="04090005" w:tentative="1">
      <w:start w:val="1"/>
      <w:numFmt w:val="bullet"/>
      <w:lvlText w:val=""/>
      <w:lvlJc w:val="left"/>
      <w:pPr>
        <w:ind w:left="2865" w:hanging="400"/>
      </w:pPr>
      <w:rPr>
        <w:rFonts w:ascii="Wingdings" w:hAnsi="Wingdings" w:hint="default"/>
      </w:rPr>
    </w:lvl>
    <w:lvl w:ilvl="6" w:tplc="04090001" w:tentative="1">
      <w:start w:val="1"/>
      <w:numFmt w:val="bullet"/>
      <w:lvlText w:val=""/>
      <w:lvlJc w:val="left"/>
      <w:pPr>
        <w:ind w:left="3265" w:hanging="400"/>
      </w:pPr>
      <w:rPr>
        <w:rFonts w:ascii="Wingdings" w:hAnsi="Wingdings" w:hint="default"/>
      </w:rPr>
    </w:lvl>
    <w:lvl w:ilvl="7" w:tplc="04090003" w:tentative="1">
      <w:start w:val="1"/>
      <w:numFmt w:val="bullet"/>
      <w:lvlText w:val=""/>
      <w:lvlJc w:val="left"/>
      <w:pPr>
        <w:ind w:left="3665" w:hanging="400"/>
      </w:pPr>
      <w:rPr>
        <w:rFonts w:ascii="Wingdings" w:hAnsi="Wingdings" w:hint="default"/>
      </w:rPr>
    </w:lvl>
    <w:lvl w:ilvl="8" w:tplc="04090005" w:tentative="1">
      <w:start w:val="1"/>
      <w:numFmt w:val="bullet"/>
      <w:lvlText w:val=""/>
      <w:lvlJc w:val="left"/>
      <w:pPr>
        <w:ind w:left="4065" w:hanging="400"/>
      </w:pPr>
      <w:rPr>
        <w:rFonts w:ascii="Wingdings" w:hAnsi="Wingdings" w:hint="default"/>
      </w:rPr>
    </w:lvl>
  </w:abstractNum>
  <w:abstractNum w:abstractNumId="48">
    <w:nsid w:val="4B607209"/>
    <w:multiLevelType w:val="hybridMultilevel"/>
    <w:tmpl w:val="31CE07A8"/>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9">
    <w:nsid w:val="52444769"/>
    <w:multiLevelType w:val="hybridMultilevel"/>
    <w:tmpl w:val="A2366328"/>
    <w:lvl w:ilvl="0" w:tplc="298E9E90">
      <w:start w:val="2010"/>
      <w:numFmt w:val="bullet"/>
      <w:lvlText w:val=""/>
      <w:lvlJc w:val="left"/>
      <w:pPr>
        <w:ind w:left="825" w:hanging="360"/>
      </w:pPr>
      <w:rPr>
        <w:rFonts w:ascii="Wingdings" w:eastAsia="맑은 고딕" w:hAnsi="Wingdings" w:cs="Arial" w:hint="default"/>
      </w:rPr>
    </w:lvl>
    <w:lvl w:ilvl="1" w:tplc="04090003" w:tentative="1">
      <w:start w:val="1"/>
      <w:numFmt w:val="bullet"/>
      <w:lvlText w:val=""/>
      <w:lvlJc w:val="left"/>
      <w:pPr>
        <w:ind w:left="1265" w:hanging="400"/>
      </w:pPr>
      <w:rPr>
        <w:rFonts w:ascii="Wingdings" w:hAnsi="Wingdings" w:hint="default"/>
      </w:rPr>
    </w:lvl>
    <w:lvl w:ilvl="2" w:tplc="04090005" w:tentative="1">
      <w:start w:val="1"/>
      <w:numFmt w:val="bullet"/>
      <w:lvlText w:val=""/>
      <w:lvlJc w:val="left"/>
      <w:pPr>
        <w:ind w:left="1665" w:hanging="400"/>
      </w:pPr>
      <w:rPr>
        <w:rFonts w:ascii="Wingdings" w:hAnsi="Wingdings" w:hint="default"/>
      </w:rPr>
    </w:lvl>
    <w:lvl w:ilvl="3" w:tplc="04090001" w:tentative="1">
      <w:start w:val="1"/>
      <w:numFmt w:val="bullet"/>
      <w:lvlText w:val=""/>
      <w:lvlJc w:val="left"/>
      <w:pPr>
        <w:ind w:left="2065" w:hanging="400"/>
      </w:pPr>
      <w:rPr>
        <w:rFonts w:ascii="Wingdings" w:hAnsi="Wingdings" w:hint="default"/>
      </w:rPr>
    </w:lvl>
    <w:lvl w:ilvl="4" w:tplc="04090003" w:tentative="1">
      <w:start w:val="1"/>
      <w:numFmt w:val="bullet"/>
      <w:lvlText w:val=""/>
      <w:lvlJc w:val="left"/>
      <w:pPr>
        <w:ind w:left="2465" w:hanging="400"/>
      </w:pPr>
      <w:rPr>
        <w:rFonts w:ascii="Wingdings" w:hAnsi="Wingdings" w:hint="default"/>
      </w:rPr>
    </w:lvl>
    <w:lvl w:ilvl="5" w:tplc="04090005" w:tentative="1">
      <w:start w:val="1"/>
      <w:numFmt w:val="bullet"/>
      <w:lvlText w:val=""/>
      <w:lvlJc w:val="left"/>
      <w:pPr>
        <w:ind w:left="2865" w:hanging="400"/>
      </w:pPr>
      <w:rPr>
        <w:rFonts w:ascii="Wingdings" w:hAnsi="Wingdings" w:hint="default"/>
      </w:rPr>
    </w:lvl>
    <w:lvl w:ilvl="6" w:tplc="04090001" w:tentative="1">
      <w:start w:val="1"/>
      <w:numFmt w:val="bullet"/>
      <w:lvlText w:val=""/>
      <w:lvlJc w:val="left"/>
      <w:pPr>
        <w:ind w:left="3265" w:hanging="400"/>
      </w:pPr>
      <w:rPr>
        <w:rFonts w:ascii="Wingdings" w:hAnsi="Wingdings" w:hint="default"/>
      </w:rPr>
    </w:lvl>
    <w:lvl w:ilvl="7" w:tplc="04090003" w:tentative="1">
      <w:start w:val="1"/>
      <w:numFmt w:val="bullet"/>
      <w:lvlText w:val=""/>
      <w:lvlJc w:val="left"/>
      <w:pPr>
        <w:ind w:left="3665" w:hanging="400"/>
      </w:pPr>
      <w:rPr>
        <w:rFonts w:ascii="Wingdings" w:hAnsi="Wingdings" w:hint="default"/>
      </w:rPr>
    </w:lvl>
    <w:lvl w:ilvl="8" w:tplc="04090005" w:tentative="1">
      <w:start w:val="1"/>
      <w:numFmt w:val="bullet"/>
      <w:lvlText w:val=""/>
      <w:lvlJc w:val="left"/>
      <w:pPr>
        <w:ind w:left="4065" w:hanging="400"/>
      </w:pPr>
      <w:rPr>
        <w:rFonts w:ascii="Wingdings" w:hAnsi="Wingdings" w:hint="default"/>
      </w:rPr>
    </w:lvl>
  </w:abstractNum>
  <w:abstractNum w:abstractNumId="50">
    <w:nsid w:val="5397105E"/>
    <w:multiLevelType w:val="hybridMultilevel"/>
    <w:tmpl w:val="272C3E4A"/>
    <w:lvl w:ilvl="0" w:tplc="53EE2876">
      <w:start w:val="20"/>
      <w:numFmt w:val="bullet"/>
      <w:lvlText w:val="-"/>
      <w:lvlJc w:val="left"/>
      <w:pPr>
        <w:ind w:left="465" w:hanging="360"/>
      </w:pPr>
      <w:rPr>
        <w:rFonts w:ascii="맑은 고딕" w:eastAsia="맑은 고딕" w:hAnsi="맑은 고딕" w:cstheme="minorBidi" w:hint="eastAsia"/>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51">
    <w:nsid w:val="54F75D15"/>
    <w:multiLevelType w:val="multilevel"/>
    <w:tmpl w:val="4C269D80"/>
    <w:lvl w:ilvl="0">
      <w:start w:val="7"/>
      <w:numFmt w:val="decimal"/>
      <w:lvlText w:val="%1"/>
      <w:lvlJc w:val="left"/>
      <w:pPr>
        <w:ind w:left="405" w:hanging="405"/>
      </w:pPr>
      <w:rPr>
        <w:rFonts w:hint="default"/>
      </w:rPr>
    </w:lvl>
    <w:lvl w:ilvl="1">
      <w:start w:val="5"/>
      <w:numFmt w:val="decimal"/>
      <w:lvlText w:val="%1.%2"/>
      <w:lvlJc w:val="left"/>
      <w:pPr>
        <w:ind w:left="705" w:hanging="405"/>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52">
    <w:nsid w:val="57400114"/>
    <w:multiLevelType w:val="multilevel"/>
    <w:tmpl w:val="378C5E2E"/>
    <w:lvl w:ilvl="0">
      <w:start w:val="5"/>
      <w:numFmt w:val="decimal"/>
      <w:lvlText w:val="%1"/>
      <w:lvlJc w:val="left"/>
      <w:pPr>
        <w:ind w:left="405" w:hanging="405"/>
      </w:pPr>
      <w:rPr>
        <w:rFonts w:hint="default"/>
      </w:rPr>
    </w:lvl>
    <w:lvl w:ilvl="1">
      <w:start w:val="3"/>
      <w:numFmt w:val="decimal"/>
      <w:lvlText w:val="%1.%2"/>
      <w:lvlJc w:val="left"/>
      <w:pPr>
        <w:ind w:left="705" w:hanging="405"/>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53">
    <w:nsid w:val="5B384D00"/>
    <w:multiLevelType w:val="hybridMultilevel"/>
    <w:tmpl w:val="8328080E"/>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4">
    <w:nsid w:val="608C241F"/>
    <w:multiLevelType w:val="hybridMultilevel"/>
    <w:tmpl w:val="0094666C"/>
    <w:lvl w:ilvl="0" w:tplc="FEF6A8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5">
    <w:nsid w:val="6516450D"/>
    <w:multiLevelType w:val="multilevel"/>
    <w:tmpl w:val="AAD89B0C"/>
    <w:lvl w:ilvl="0">
      <w:start w:val="8"/>
      <w:numFmt w:val="decimal"/>
      <w:lvlText w:val="%1"/>
      <w:lvlJc w:val="left"/>
      <w:pPr>
        <w:ind w:left="405" w:hanging="405"/>
      </w:pPr>
      <w:rPr>
        <w:rFonts w:hint="default"/>
      </w:rPr>
    </w:lvl>
    <w:lvl w:ilvl="1">
      <w:start w:val="1"/>
      <w:numFmt w:val="decimal"/>
      <w:lvlText w:val="%1.%2"/>
      <w:lvlJc w:val="left"/>
      <w:pPr>
        <w:ind w:left="705" w:hanging="405"/>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56">
    <w:nsid w:val="689976F4"/>
    <w:multiLevelType w:val="hybridMultilevel"/>
    <w:tmpl w:val="993AB2DC"/>
    <w:lvl w:ilvl="0" w:tplc="53EE2876">
      <w:start w:val="20"/>
      <w:numFmt w:val="bullet"/>
      <w:lvlText w:val="-"/>
      <w:lvlJc w:val="left"/>
      <w:pPr>
        <w:ind w:left="1200" w:hanging="40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7">
    <w:nsid w:val="6AC95F27"/>
    <w:multiLevelType w:val="hybridMultilevel"/>
    <w:tmpl w:val="24C27EFE"/>
    <w:lvl w:ilvl="0" w:tplc="743A4F50">
      <w:start w:val="2013"/>
      <w:numFmt w:val="bullet"/>
      <w:lvlText w:val=""/>
      <w:lvlJc w:val="left"/>
      <w:pPr>
        <w:ind w:left="760" w:hanging="360"/>
      </w:pPr>
      <w:rPr>
        <w:rFonts w:ascii="Wingdings" w:eastAsiaTheme="minorHAnsi" w:hAnsi="Wingdings" w:cs="Courier New"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8">
    <w:nsid w:val="6DB218DF"/>
    <w:multiLevelType w:val="multilevel"/>
    <w:tmpl w:val="CD7C901E"/>
    <w:lvl w:ilvl="0">
      <w:start w:val="8"/>
      <w:numFmt w:val="decimal"/>
      <w:lvlText w:val="%1"/>
      <w:lvlJc w:val="left"/>
      <w:pPr>
        <w:ind w:left="405" w:hanging="405"/>
      </w:pPr>
      <w:rPr>
        <w:rFonts w:hint="default"/>
      </w:rPr>
    </w:lvl>
    <w:lvl w:ilvl="1">
      <w:start w:val="1"/>
      <w:numFmt w:val="decimal"/>
      <w:lvlText w:val="7.%2"/>
      <w:lvlJc w:val="left"/>
      <w:pPr>
        <w:ind w:left="705" w:hanging="405"/>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59">
    <w:nsid w:val="712612F7"/>
    <w:multiLevelType w:val="hybridMultilevel"/>
    <w:tmpl w:val="60C01CB2"/>
    <w:lvl w:ilvl="0" w:tplc="FFFFFFFF">
      <w:start w:val="1"/>
      <w:numFmt w:val="bullet"/>
      <w:pStyle w:val="TableBody"/>
      <w:lvlText w:val=""/>
      <w:lvlJc w:val="left"/>
      <w:pPr>
        <w:tabs>
          <w:tab w:val="num" w:pos="120"/>
        </w:tabs>
        <w:ind w:left="120" w:hanging="12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nsid w:val="7322347C"/>
    <w:multiLevelType w:val="hybridMultilevel"/>
    <w:tmpl w:val="768A2DB8"/>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1">
    <w:nsid w:val="73CF274D"/>
    <w:multiLevelType w:val="hybridMultilevel"/>
    <w:tmpl w:val="D1E861D6"/>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2">
    <w:nsid w:val="77E3028F"/>
    <w:multiLevelType w:val="hybridMultilevel"/>
    <w:tmpl w:val="3B8E25A8"/>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3">
    <w:nsid w:val="7BAB2FE7"/>
    <w:multiLevelType w:val="hybridMultilevel"/>
    <w:tmpl w:val="DE1451BA"/>
    <w:lvl w:ilvl="0" w:tplc="920C679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4">
    <w:nsid w:val="7CD256B5"/>
    <w:multiLevelType w:val="hybridMultilevel"/>
    <w:tmpl w:val="2AB499BA"/>
    <w:lvl w:ilvl="0" w:tplc="9286B7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9"/>
  </w:num>
  <w:num w:numId="2">
    <w:abstractNumId w:val="1"/>
  </w:num>
  <w:num w:numId="3">
    <w:abstractNumId w:val="22"/>
  </w:num>
  <w:num w:numId="4">
    <w:abstractNumId w:val="40"/>
  </w:num>
  <w:num w:numId="5">
    <w:abstractNumId w:val="47"/>
  </w:num>
  <w:num w:numId="6">
    <w:abstractNumId w:val="60"/>
  </w:num>
  <w:num w:numId="7">
    <w:abstractNumId w:val="62"/>
  </w:num>
  <w:num w:numId="8">
    <w:abstractNumId w:val="52"/>
  </w:num>
  <w:num w:numId="9">
    <w:abstractNumId w:val="42"/>
  </w:num>
  <w:num w:numId="10">
    <w:abstractNumId w:val="25"/>
  </w:num>
  <w:num w:numId="11">
    <w:abstractNumId w:val="26"/>
  </w:num>
  <w:num w:numId="12">
    <w:abstractNumId w:val="2"/>
  </w:num>
  <w:num w:numId="13">
    <w:abstractNumId w:val="11"/>
  </w:num>
  <w:num w:numId="14">
    <w:abstractNumId w:val="36"/>
  </w:num>
  <w:num w:numId="15">
    <w:abstractNumId w:val="45"/>
  </w:num>
  <w:num w:numId="16">
    <w:abstractNumId w:val="24"/>
  </w:num>
  <w:num w:numId="17">
    <w:abstractNumId w:val="49"/>
  </w:num>
  <w:num w:numId="18">
    <w:abstractNumId w:val="35"/>
  </w:num>
  <w:num w:numId="19">
    <w:abstractNumId w:val="41"/>
  </w:num>
  <w:num w:numId="20">
    <w:abstractNumId w:val="32"/>
  </w:num>
  <w:num w:numId="21">
    <w:abstractNumId w:val="61"/>
  </w:num>
  <w:num w:numId="22">
    <w:abstractNumId w:val="38"/>
  </w:num>
  <w:num w:numId="23">
    <w:abstractNumId w:val="39"/>
  </w:num>
  <w:num w:numId="24">
    <w:abstractNumId w:val="7"/>
  </w:num>
  <w:num w:numId="25">
    <w:abstractNumId w:val="0"/>
  </w:num>
  <w:num w:numId="26">
    <w:abstractNumId w:val="27"/>
  </w:num>
  <w:num w:numId="27">
    <w:abstractNumId w:val="14"/>
  </w:num>
  <w:num w:numId="28">
    <w:abstractNumId w:val="53"/>
  </w:num>
  <w:num w:numId="29">
    <w:abstractNumId w:val="44"/>
  </w:num>
  <w:num w:numId="30">
    <w:abstractNumId w:val="29"/>
  </w:num>
  <w:num w:numId="31">
    <w:abstractNumId w:val="23"/>
  </w:num>
  <w:num w:numId="32">
    <w:abstractNumId w:val="9"/>
  </w:num>
  <w:num w:numId="33">
    <w:abstractNumId w:val="63"/>
  </w:num>
  <w:num w:numId="34">
    <w:abstractNumId w:val="48"/>
  </w:num>
  <w:num w:numId="35">
    <w:abstractNumId w:val="5"/>
  </w:num>
  <w:num w:numId="36">
    <w:abstractNumId w:val="12"/>
  </w:num>
  <w:num w:numId="37">
    <w:abstractNumId w:val="34"/>
  </w:num>
  <w:num w:numId="38">
    <w:abstractNumId w:val="10"/>
  </w:num>
  <w:num w:numId="39">
    <w:abstractNumId w:val="37"/>
  </w:num>
  <w:num w:numId="40">
    <w:abstractNumId w:val="8"/>
  </w:num>
  <w:num w:numId="41">
    <w:abstractNumId w:val="31"/>
  </w:num>
  <w:num w:numId="42">
    <w:abstractNumId w:val="18"/>
  </w:num>
  <w:num w:numId="43">
    <w:abstractNumId w:val="43"/>
  </w:num>
  <w:num w:numId="44">
    <w:abstractNumId w:val="20"/>
  </w:num>
  <w:num w:numId="45">
    <w:abstractNumId w:val="13"/>
  </w:num>
  <w:num w:numId="46">
    <w:abstractNumId w:val="19"/>
  </w:num>
  <w:num w:numId="47">
    <w:abstractNumId w:val="28"/>
  </w:num>
  <w:num w:numId="48">
    <w:abstractNumId w:val="50"/>
  </w:num>
  <w:num w:numId="49">
    <w:abstractNumId w:val="56"/>
  </w:num>
  <w:num w:numId="50">
    <w:abstractNumId w:val="21"/>
  </w:num>
  <w:num w:numId="51">
    <w:abstractNumId w:val="4"/>
  </w:num>
  <w:num w:numId="52">
    <w:abstractNumId w:val="46"/>
  </w:num>
  <w:num w:numId="53">
    <w:abstractNumId w:val="51"/>
  </w:num>
  <w:num w:numId="54">
    <w:abstractNumId w:val="58"/>
  </w:num>
  <w:num w:numId="55">
    <w:abstractNumId w:val="55"/>
  </w:num>
  <w:num w:numId="56">
    <w:abstractNumId w:val="3"/>
  </w:num>
  <w:num w:numId="57">
    <w:abstractNumId w:val="17"/>
  </w:num>
  <w:num w:numId="58">
    <w:abstractNumId w:val="64"/>
  </w:num>
  <w:num w:numId="59">
    <w:abstractNumId w:val="54"/>
  </w:num>
  <w:num w:numId="60">
    <w:abstractNumId w:val="57"/>
  </w:num>
  <w:num w:numId="61">
    <w:abstractNumId w:val="33"/>
  </w:num>
  <w:num w:numId="62">
    <w:abstractNumId w:val="15"/>
  </w:num>
  <w:num w:numId="63">
    <w:abstractNumId w:val="16"/>
  </w:num>
  <w:num w:numId="64">
    <w:abstractNumId w:val="6"/>
  </w:num>
  <w:num w:numId="65">
    <w:abstractNumId w:val="30"/>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6146"/>
    <o:shapelayout v:ext="edit">
      <o:idmap v:ext="edit" data="4"/>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719B2"/>
    <w:rsid w:val="000279B3"/>
    <w:rsid w:val="00032786"/>
    <w:rsid w:val="000327FF"/>
    <w:rsid w:val="00032FC7"/>
    <w:rsid w:val="000335F4"/>
    <w:rsid w:val="00043120"/>
    <w:rsid w:val="000437C3"/>
    <w:rsid w:val="0004411A"/>
    <w:rsid w:val="00047154"/>
    <w:rsid w:val="000512D7"/>
    <w:rsid w:val="00053FDB"/>
    <w:rsid w:val="00054398"/>
    <w:rsid w:val="00056B88"/>
    <w:rsid w:val="000900DC"/>
    <w:rsid w:val="000A6B43"/>
    <w:rsid w:val="000A7EEC"/>
    <w:rsid w:val="000B290C"/>
    <w:rsid w:val="000B419B"/>
    <w:rsid w:val="000B6340"/>
    <w:rsid w:val="000C0A0C"/>
    <w:rsid w:val="000C1E81"/>
    <w:rsid w:val="000E4740"/>
    <w:rsid w:val="000F0F6E"/>
    <w:rsid w:val="000F57AB"/>
    <w:rsid w:val="00115174"/>
    <w:rsid w:val="00136B24"/>
    <w:rsid w:val="00136EDC"/>
    <w:rsid w:val="001433F1"/>
    <w:rsid w:val="00143AB8"/>
    <w:rsid w:val="001452F4"/>
    <w:rsid w:val="00145B37"/>
    <w:rsid w:val="00157C23"/>
    <w:rsid w:val="00160249"/>
    <w:rsid w:val="0017407A"/>
    <w:rsid w:val="0017576C"/>
    <w:rsid w:val="00177DFE"/>
    <w:rsid w:val="00181269"/>
    <w:rsid w:val="001A1CAF"/>
    <w:rsid w:val="001A4572"/>
    <w:rsid w:val="001B036C"/>
    <w:rsid w:val="001B0952"/>
    <w:rsid w:val="001B3C86"/>
    <w:rsid w:val="001B5911"/>
    <w:rsid w:val="001B6229"/>
    <w:rsid w:val="001C28BB"/>
    <w:rsid w:val="001C4F30"/>
    <w:rsid w:val="001C78D8"/>
    <w:rsid w:val="001D26BD"/>
    <w:rsid w:val="001D5839"/>
    <w:rsid w:val="001D6E52"/>
    <w:rsid w:val="001E03AD"/>
    <w:rsid w:val="001E1ED9"/>
    <w:rsid w:val="001E330B"/>
    <w:rsid w:val="001E583A"/>
    <w:rsid w:val="001E5B83"/>
    <w:rsid w:val="001E6C2A"/>
    <w:rsid w:val="001F0F3D"/>
    <w:rsid w:val="0020740D"/>
    <w:rsid w:val="00211596"/>
    <w:rsid w:val="00215AB3"/>
    <w:rsid w:val="00217C61"/>
    <w:rsid w:val="002332B1"/>
    <w:rsid w:val="00234F8E"/>
    <w:rsid w:val="00241090"/>
    <w:rsid w:val="00256BEF"/>
    <w:rsid w:val="00257A07"/>
    <w:rsid w:val="0026206D"/>
    <w:rsid w:val="00276E46"/>
    <w:rsid w:val="002822F3"/>
    <w:rsid w:val="00282D74"/>
    <w:rsid w:val="002844CF"/>
    <w:rsid w:val="00290FED"/>
    <w:rsid w:val="002921A6"/>
    <w:rsid w:val="002924ED"/>
    <w:rsid w:val="00296471"/>
    <w:rsid w:val="00297085"/>
    <w:rsid w:val="002A6F89"/>
    <w:rsid w:val="002B1C63"/>
    <w:rsid w:val="002B1E45"/>
    <w:rsid w:val="002B4B4E"/>
    <w:rsid w:val="002B5F1A"/>
    <w:rsid w:val="002C5CFC"/>
    <w:rsid w:val="002E22D2"/>
    <w:rsid w:val="002F0A0A"/>
    <w:rsid w:val="002F3D78"/>
    <w:rsid w:val="002F6CA9"/>
    <w:rsid w:val="002F76D7"/>
    <w:rsid w:val="002F7883"/>
    <w:rsid w:val="00303B93"/>
    <w:rsid w:val="003071B1"/>
    <w:rsid w:val="003079FC"/>
    <w:rsid w:val="003102F7"/>
    <w:rsid w:val="00310383"/>
    <w:rsid w:val="003118F4"/>
    <w:rsid w:val="00314F9A"/>
    <w:rsid w:val="00322C29"/>
    <w:rsid w:val="00324F43"/>
    <w:rsid w:val="00326D24"/>
    <w:rsid w:val="00336FA9"/>
    <w:rsid w:val="00345175"/>
    <w:rsid w:val="00345E44"/>
    <w:rsid w:val="00353DD9"/>
    <w:rsid w:val="0036149A"/>
    <w:rsid w:val="003644A4"/>
    <w:rsid w:val="003720DB"/>
    <w:rsid w:val="00375E6D"/>
    <w:rsid w:val="0038053B"/>
    <w:rsid w:val="00382821"/>
    <w:rsid w:val="00387DBC"/>
    <w:rsid w:val="003906C1"/>
    <w:rsid w:val="003A1CEA"/>
    <w:rsid w:val="003B172B"/>
    <w:rsid w:val="003B7B75"/>
    <w:rsid w:val="003C05F0"/>
    <w:rsid w:val="003D0024"/>
    <w:rsid w:val="003D0F58"/>
    <w:rsid w:val="003D2DC4"/>
    <w:rsid w:val="003F42DD"/>
    <w:rsid w:val="003F5299"/>
    <w:rsid w:val="004005A2"/>
    <w:rsid w:val="0040220A"/>
    <w:rsid w:val="00404906"/>
    <w:rsid w:val="0041576E"/>
    <w:rsid w:val="00415904"/>
    <w:rsid w:val="0042356A"/>
    <w:rsid w:val="00424BB7"/>
    <w:rsid w:val="004319B5"/>
    <w:rsid w:val="004329F2"/>
    <w:rsid w:val="00434165"/>
    <w:rsid w:val="004408F8"/>
    <w:rsid w:val="00441BF8"/>
    <w:rsid w:val="00447D6A"/>
    <w:rsid w:val="00452BD4"/>
    <w:rsid w:val="004579BF"/>
    <w:rsid w:val="0046036F"/>
    <w:rsid w:val="0046408C"/>
    <w:rsid w:val="00464FDC"/>
    <w:rsid w:val="00477C2B"/>
    <w:rsid w:val="004835B4"/>
    <w:rsid w:val="00484E6E"/>
    <w:rsid w:val="00491A12"/>
    <w:rsid w:val="004A522E"/>
    <w:rsid w:val="004A53B6"/>
    <w:rsid w:val="004B150D"/>
    <w:rsid w:val="004C6958"/>
    <w:rsid w:val="004D0243"/>
    <w:rsid w:val="004D3BA8"/>
    <w:rsid w:val="004D6887"/>
    <w:rsid w:val="004E4078"/>
    <w:rsid w:val="00503322"/>
    <w:rsid w:val="00503BB4"/>
    <w:rsid w:val="00504190"/>
    <w:rsid w:val="00504959"/>
    <w:rsid w:val="0050690D"/>
    <w:rsid w:val="00511546"/>
    <w:rsid w:val="005142B7"/>
    <w:rsid w:val="005144BF"/>
    <w:rsid w:val="0051486E"/>
    <w:rsid w:val="0052039B"/>
    <w:rsid w:val="00521A02"/>
    <w:rsid w:val="0053252C"/>
    <w:rsid w:val="0054443D"/>
    <w:rsid w:val="005508B4"/>
    <w:rsid w:val="0055602A"/>
    <w:rsid w:val="00574FAF"/>
    <w:rsid w:val="00576D77"/>
    <w:rsid w:val="00581F55"/>
    <w:rsid w:val="00584390"/>
    <w:rsid w:val="005915BD"/>
    <w:rsid w:val="0059225A"/>
    <w:rsid w:val="005A5FAB"/>
    <w:rsid w:val="005A79C0"/>
    <w:rsid w:val="005B1469"/>
    <w:rsid w:val="005B4E3F"/>
    <w:rsid w:val="005B52E0"/>
    <w:rsid w:val="005C1AED"/>
    <w:rsid w:val="005C276B"/>
    <w:rsid w:val="005C30DD"/>
    <w:rsid w:val="005D482A"/>
    <w:rsid w:val="006009DF"/>
    <w:rsid w:val="00605751"/>
    <w:rsid w:val="0060580E"/>
    <w:rsid w:val="00616699"/>
    <w:rsid w:val="006228FB"/>
    <w:rsid w:val="00625782"/>
    <w:rsid w:val="00626DBB"/>
    <w:rsid w:val="00632193"/>
    <w:rsid w:val="00637F7C"/>
    <w:rsid w:val="0064075D"/>
    <w:rsid w:val="006611EA"/>
    <w:rsid w:val="006614FB"/>
    <w:rsid w:val="00667006"/>
    <w:rsid w:val="00670A24"/>
    <w:rsid w:val="00670B71"/>
    <w:rsid w:val="00671628"/>
    <w:rsid w:val="00680D63"/>
    <w:rsid w:val="00682ECA"/>
    <w:rsid w:val="00686849"/>
    <w:rsid w:val="00690515"/>
    <w:rsid w:val="00691BB1"/>
    <w:rsid w:val="0069476B"/>
    <w:rsid w:val="00696B15"/>
    <w:rsid w:val="006A438C"/>
    <w:rsid w:val="006B4E92"/>
    <w:rsid w:val="006B5665"/>
    <w:rsid w:val="006C0714"/>
    <w:rsid w:val="006C349C"/>
    <w:rsid w:val="006C595C"/>
    <w:rsid w:val="006C65AC"/>
    <w:rsid w:val="006D1833"/>
    <w:rsid w:val="006D4B58"/>
    <w:rsid w:val="006D6199"/>
    <w:rsid w:val="006D6B58"/>
    <w:rsid w:val="006D7D04"/>
    <w:rsid w:val="006E0151"/>
    <w:rsid w:val="006E6159"/>
    <w:rsid w:val="00702BB3"/>
    <w:rsid w:val="00703A29"/>
    <w:rsid w:val="007050B7"/>
    <w:rsid w:val="00705CF8"/>
    <w:rsid w:val="007074BE"/>
    <w:rsid w:val="0072694B"/>
    <w:rsid w:val="00727BDB"/>
    <w:rsid w:val="00731FD2"/>
    <w:rsid w:val="007402ED"/>
    <w:rsid w:val="00742EF3"/>
    <w:rsid w:val="0074632A"/>
    <w:rsid w:val="007478FA"/>
    <w:rsid w:val="00754897"/>
    <w:rsid w:val="0076175D"/>
    <w:rsid w:val="00761CC0"/>
    <w:rsid w:val="007779C8"/>
    <w:rsid w:val="00781288"/>
    <w:rsid w:val="00782889"/>
    <w:rsid w:val="00793C24"/>
    <w:rsid w:val="00796CF0"/>
    <w:rsid w:val="007A022E"/>
    <w:rsid w:val="007B0498"/>
    <w:rsid w:val="007B197E"/>
    <w:rsid w:val="007C3949"/>
    <w:rsid w:val="007D6170"/>
    <w:rsid w:val="007E32FA"/>
    <w:rsid w:val="007E380A"/>
    <w:rsid w:val="00804A3F"/>
    <w:rsid w:val="00804F9E"/>
    <w:rsid w:val="008053E9"/>
    <w:rsid w:val="00812E36"/>
    <w:rsid w:val="008268BD"/>
    <w:rsid w:val="008271E5"/>
    <w:rsid w:val="00832C12"/>
    <w:rsid w:val="00836ABB"/>
    <w:rsid w:val="00850BE4"/>
    <w:rsid w:val="00851452"/>
    <w:rsid w:val="00856B8A"/>
    <w:rsid w:val="00861828"/>
    <w:rsid w:val="00873022"/>
    <w:rsid w:val="008775F6"/>
    <w:rsid w:val="008806EA"/>
    <w:rsid w:val="00882BE9"/>
    <w:rsid w:val="00883C92"/>
    <w:rsid w:val="008909B4"/>
    <w:rsid w:val="008910F0"/>
    <w:rsid w:val="00893EBB"/>
    <w:rsid w:val="008A19A4"/>
    <w:rsid w:val="008A280D"/>
    <w:rsid w:val="008A31D9"/>
    <w:rsid w:val="008A5ED7"/>
    <w:rsid w:val="008A5F35"/>
    <w:rsid w:val="008A6835"/>
    <w:rsid w:val="008A7B0E"/>
    <w:rsid w:val="008C320A"/>
    <w:rsid w:val="008D13EE"/>
    <w:rsid w:val="008E49C5"/>
    <w:rsid w:val="008F6A3C"/>
    <w:rsid w:val="008F7889"/>
    <w:rsid w:val="00906AFD"/>
    <w:rsid w:val="009161C9"/>
    <w:rsid w:val="009176C1"/>
    <w:rsid w:val="00924E94"/>
    <w:rsid w:val="00931761"/>
    <w:rsid w:val="009324BA"/>
    <w:rsid w:val="00934648"/>
    <w:rsid w:val="00934B63"/>
    <w:rsid w:val="0094070A"/>
    <w:rsid w:val="0095386B"/>
    <w:rsid w:val="00953FF4"/>
    <w:rsid w:val="00954358"/>
    <w:rsid w:val="009570E9"/>
    <w:rsid w:val="00973D7D"/>
    <w:rsid w:val="00977DF6"/>
    <w:rsid w:val="00981622"/>
    <w:rsid w:val="00983997"/>
    <w:rsid w:val="0098430D"/>
    <w:rsid w:val="00984799"/>
    <w:rsid w:val="0098662F"/>
    <w:rsid w:val="00990E3D"/>
    <w:rsid w:val="00992C83"/>
    <w:rsid w:val="009A1425"/>
    <w:rsid w:val="009A1FFA"/>
    <w:rsid w:val="009A7B63"/>
    <w:rsid w:val="009B3587"/>
    <w:rsid w:val="009B7E08"/>
    <w:rsid w:val="009D14D3"/>
    <w:rsid w:val="009D4472"/>
    <w:rsid w:val="009E3024"/>
    <w:rsid w:val="009E31C6"/>
    <w:rsid w:val="009F1326"/>
    <w:rsid w:val="009F29A5"/>
    <w:rsid w:val="00A00791"/>
    <w:rsid w:val="00A016A8"/>
    <w:rsid w:val="00A01871"/>
    <w:rsid w:val="00A061B2"/>
    <w:rsid w:val="00A13633"/>
    <w:rsid w:val="00A26320"/>
    <w:rsid w:val="00A27EE2"/>
    <w:rsid w:val="00A4055F"/>
    <w:rsid w:val="00A40C95"/>
    <w:rsid w:val="00A47366"/>
    <w:rsid w:val="00A505C6"/>
    <w:rsid w:val="00A53F23"/>
    <w:rsid w:val="00A64603"/>
    <w:rsid w:val="00A719B2"/>
    <w:rsid w:val="00A729E3"/>
    <w:rsid w:val="00A8140D"/>
    <w:rsid w:val="00A91527"/>
    <w:rsid w:val="00A91550"/>
    <w:rsid w:val="00A91D84"/>
    <w:rsid w:val="00A9335A"/>
    <w:rsid w:val="00AA24D1"/>
    <w:rsid w:val="00AB18CA"/>
    <w:rsid w:val="00AB2F8A"/>
    <w:rsid w:val="00AC1B3D"/>
    <w:rsid w:val="00AD2652"/>
    <w:rsid w:val="00AD2E91"/>
    <w:rsid w:val="00AD7428"/>
    <w:rsid w:val="00AE065B"/>
    <w:rsid w:val="00AE6C4F"/>
    <w:rsid w:val="00AE784D"/>
    <w:rsid w:val="00AF0C83"/>
    <w:rsid w:val="00AF3399"/>
    <w:rsid w:val="00AF688C"/>
    <w:rsid w:val="00AF7ED8"/>
    <w:rsid w:val="00B00F28"/>
    <w:rsid w:val="00B02259"/>
    <w:rsid w:val="00B02A9D"/>
    <w:rsid w:val="00B06027"/>
    <w:rsid w:val="00B1307D"/>
    <w:rsid w:val="00B135A6"/>
    <w:rsid w:val="00B14428"/>
    <w:rsid w:val="00B14991"/>
    <w:rsid w:val="00B254D2"/>
    <w:rsid w:val="00B2638A"/>
    <w:rsid w:val="00B324CC"/>
    <w:rsid w:val="00B34D0A"/>
    <w:rsid w:val="00B36812"/>
    <w:rsid w:val="00B36BB4"/>
    <w:rsid w:val="00B41E28"/>
    <w:rsid w:val="00B5262C"/>
    <w:rsid w:val="00B54772"/>
    <w:rsid w:val="00B579F8"/>
    <w:rsid w:val="00B60801"/>
    <w:rsid w:val="00B636DC"/>
    <w:rsid w:val="00B715E2"/>
    <w:rsid w:val="00B71F2A"/>
    <w:rsid w:val="00B753FE"/>
    <w:rsid w:val="00B835DD"/>
    <w:rsid w:val="00B83FB9"/>
    <w:rsid w:val="00B9365A"/>
    <w:rsid w:val="00BA024A"/>
    <w:rsid w:val="00BA15DD"/>
    <w:rsid w:val="00BA2750"/>
    <w:rsid w:val="00BB4778"/>
    <w:rsid w:val="00BB52ED"/>
    <w:rsid w:val="00BC0BB2"/>
    <w:rsid w:val="00BD07BB"/>
    <w:rsid w:val="00BD15DF"/>
    <w:rsid w:val="00BD1DAA"/>
    <w:rsid w:val="00BD5A8C"/>
    <w:rsid w:val="00BD6049"/>
    <w:rsid w:val="00BF54B5"/>
    <w:rsid w:val="00C06585"/>
    <w:rsid w:val="00C06968"/>
    <w:rsid w:val="00C11009"/>
    <w:rsid w:val="00C14AAE"/>
    <w:rsid w:val="00C15DD3"/>
    <w:rsid w:val="00C20A4C"/>
    <w:rsid w:val="00C26BDE"/>
    <w:rsid w:val="00C3154B"/>
    <w:rsid w:val="00C411A0"/>
    <w:rsid w:val="00C5745F"/>
    <w:rsid w:val="00C60200"/>
    <w:rsid w:val="00C61C2D"/>
    <w:rsid w:val="00C754DC"/>
    <w:rsid w:val="00C80F5D"/>
    <w:rsid w:val="00C83D5B"/>
    <w:rsid w:val="00C84B1B"/>
    <w:rsid w:val="00C84F38"/>
    <w:rsid w:val="00C94017"/>
    <w:rsid w:val="00C9489A"/>
    <w:rsid w:val="00C94A07"/>
    <w:rsid w:val="00CB1C2B"/>
    <w:rsid w:val="00CB2986"/>
    <w:rsid w:val="00CB42DF"/>
    <w:rsid w:val="00CB4C66"/>
    <w:rsid w:val="00CC61F8"/>
    <w:rsid w:val="00CD3330"/>
    <w:rsid w:val="00CE64C7"/>
    <w:rsid w:val="00CE67B3"/>
    <w:rsid w:val="00CF0A7D"/>
    <w:rsid w:val="00CF78E5"/>
    <w:rsid w:val="00D1078A"/>
    <w:rsid w:val="00D11B22"/>
    <w:rsid w:val="00D11E73"/>
    <w:rsid w:val="00D1527D"/>
    <w:rsid w:val="00D16AEA"/>
    <w:rsid w:val="00D20B77"/>
    <w:rsid w:val="00D30ACB"/>
    <w:rsid w:val="00D31CEB"/>
    <w:rsid w:val="00D4249F"/>
    <w:rsid w:val="00D4698B"/>
    <w:rsid w:val="00D479C1"/>
    <w:rsid w:val="00D52F8F"/>
    <w:rsid w:val="00D61828"/>
    <w:rsid w:val="00D660AD"/>
    <w:rsid w:val="00D7701F"/>
    <w:rsid w:val="00D90C0E"/>
    <w:rsid w:val="00D910F5"/>
    <w:rsid w:val="00D92EF0"/>
    <w:rsid w:val="00DA02C6"/>
    <w:rsid w:val="00DA18AB"/>
    <w:rsid w:val="00DA1A22"/>
    <w:rsid w:val="00DA7B5A"/>
    <w:rsid w:val="00DB00F2"/>
    <w:rsid w:val="00DC2353"/>
    <w:rsid w:val="00DC3609"/>
    <w:rsid w:val="00DD0893"/>
    <w:rsid w:val="00DD59CC"/>
    <w:rsid w:val="00DD762A"/>
    <w:rsid w:val="00DD7E6A"/>
    <w:rsid w:val="00DE2CF0"/>
    <w:rsid w:val="00DE3A4E"/>
    <w:rsid w:val="00DE5E86"/>
    <w:rsid w:val="00DE643D"/>
    <w:rsid w:val="00E001E5"/>
    <w:rsid w:val="00E00209"/>
    <w:rsid w:val="00E04D16"/>
    <w:rsid w:val="00E125C4"/>
    <w:rsid w:val="00E132A3"/>
    <w:rsid w:val="00E459D6"/>
    <w:rsid w:val="00E51C4E"/>
    <w:rsid w:val="00E6256B"/>
    <w:rsid w:val="00E629E6"/>
    <w:rsid w:val="00E720CD"/>
    <w:rsid w:val="00E7624D"/>
    <w:rsid w:val="00E7662C"/>
    <w:rsid w:val="00E77941"/>
    <w:rsid w:val="00E84541"/>
    <w:rsid w:val="00E90122"/>
    <w:rsid w:val="00E9619D"/>
    <w:rsid w:val="00E97045"/>
    <w:rsid w:val="00E97706"/>
    <w:rsid w:val="00E97D82"/>
    <w:rsid w:val="00EA5FCA"/>
    <w:rsid w:val="00EB2F10"/>
    <w:rsid w:val="00EB39DD"/>
    <w:rsid w:val="00EC70B7"/>
    <w:rsid w:val="00EE431F"/>
    <w:rsid w:val="00EE4A80"/>
    <w:rsid w:val="00EF2F26"/>
    <w:rsid w:val="00EF2F57"/>
    <w:rsid w:val="00EF4880"/>
    <w:rsid w:val="00EF7A70"/>
    <w:rsid w:val="00F12260"/>
    <w:rsid w:val="00F235CB"/>
    <w:rsid w:val="00F23722"/>
    <w:rsid w:val="00F425B0"/>
    <w:rsid w:val="00F5783B"/>
    <w:rsid w:val="00F57B00"/>
    <w:rsid w:val="00F607EF"/>
    <w:rsid w:val="00F63D47"/>
    <w:rsid w:val="00F6784B"/>
    <w:rsid w:val="00F816BD"/>
    <w:rsid w:val="00F86467"/>
    <w:rsid w:val="00F93353"/>
    <w:rsid w:val="00FB4077"/>
    <w:rsid w:val="00FB43D3"/>
    <w:rsid w:val="00FB65B6"/>
    <w:rsid w:val="00FC4108"/>
    <w:rsid w:val="00FC5328"/>
    <w:rsid w:val="00FE3D14"/>
    <w:rsid w:val="00FE5FAB"/>
    <w:rsid w:val="00FF3436"/>
    <w:rsid w:val="00FF504E"/>
    <w:rsid w:val="00FF5F6D"/>
    <w:rsid w:val="00FF6AD4"/>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602A"/>
  </w:style>
  <w:style w:type="paragraph" w:styleId="1">
    <w:name w:val="heading 1"/>
    <w:aliases w:val="h1,1,section,heading 1.1,L1,dd heading 1,dh1,SITA,H1,Chapter,Document Header1,A:TIT_lv-1,F:TIT_nv-1"/>
    <w:basedOn w:val="a"/>
    <w:next w:val="a"/>
    <w:link w:val="1Char"/>
    <w:qFormat/>
    <w:rsid w:val="00B14428"/>
    <w:pPr>
      <w:keepNext/>
      <w:outlineLvl w:val="0"/>
    </w:pPr>
    <w:rPr>
      <w:rFonts w:asciiTheme="majorHAnsi" w:eastAsiaTheme="majorEastAsia" w:hAnsiTheme="majorHAnsi" w:cstheme="majorBidi"/>
      <w:sz w:val="28"/>
      <w:szCs w:val="28"/>
    </w:rPr>
  </w:style>
  <w:style w:type="paragraph" w:styleId="2">
    <w:name w:val="heading 2"/>
    <w:aliases w:val="h2,Level 2 Topic Heading,A:TIT_lv-2,F:TIT_nv-2,F:TIT_nv-2 Char,A:TIT_lv-21"/>
    <w:basedOn w:val="a"/>
    <w:next w:val="a"/>
    <w:link w:val="2Char"/>
    <w:uiPriority w:val="9"/>
    <w:unhideWhenUsed/>
    <w:qFormat/>
    <w:rsid w:val="00B14428"/>
    <w:pPr>
      <w:keepNext/>
      <w:outlineLvl w:val="1"/>
    </w:pPr>
    <w:rPr>
      <w:rFonts w:asciiTheme="majorHAnsi" w:eastAsiaTheme="majorEastAsia" w:hAnsiTheme="majorHAnsi" w:cstheme="majorBidi"/>
    </w:rPr>
  </w:style>
  <w:style w:type="paragraph" w:styleId="3">
    <w:name w:val="heading 3"/>
    <w:aliases w:val="h3,A:TIT_lv-3,F:TIT_nv-3"/>
    <w:basedOn w:val="a"/>
    <w:next w:val="a"/>
    <w:link w:val="3Char"/>
    <w:autoRedefine/>
    <w:uiPriority w:val="9"/>
    <w:unhideWhenUsed/>
    <w:qFormat/>
    <w:rsid w:val="00B1307D"/>
    <w:pPr>
      <w:keepNext/>
      <w:ind w:leftChars="300" w:left="1000" w:hangingChars="200" w:hanging="400"/>
      <w:outlineLvl w:val="2"/>
    </w:pPr>
    <w:rPr>
      <w:rFonts w:asciiTheme="majorHAnsi" w:eastAsiaTheme="majorEastAsia" w:hAnsiTheme="majorHAnsi" w:cstheme="majorBidi"/>
    </w:rPr>
  </w:style>
  <w:style w:type="paragraph" w:styleId="4">
    <w:name w:val="heading 4"/>
    <w:aliases w:val="h4,A:TIT_lv-4,F:TIT_nv-4"/>
    <w:next w:val="a0"/>
    <w:link w:val="4Char"/>
    <w:uiPriority w:val="9"/>
    <w:qFormat/>
    <w:rsid w:val="00B14428"/>
    <w:pPr>
      <w:keepNext/>
      <w:tabs>
        <w:tab w:val="num" w:pos="864"/>
      </w:tabs>
      <w:spacing w:before="240" w:after="0" w:line="240" w:lineRule="auto"/>
      <w:ind w:left="864" w:hanging="864"/>
      <w:jc w:val="left"/>
      <w:outlineLvl w:val="3"/>
    </w:pPr>
    <w:rPr>
      <w:rFonts w:ascii="Arial" w:eastAsia="MS Mincho" w:hAnsi="Arial" w:cs="Arial"/>
      <w:b/>
      <w:bCs/>
      <w:kern w:val="0"/>
      <w:szCs w:val="20"/>
      <w:lang w:eastAsia="en-US"/>
    </w:rPr>
  </w:style>
  <w:style w:type="paragraph" w:styleId="5">
    <w:name w:val="heading 5"/>
    <w:aliases w:val="h5"/>
    <w:basedOn w:val="4"/>
    <w:next w:val="a0"/>
    <w:link w:val="5Char"/>
    <w:qFormat/>
    <w:rsid w:val="00B14428"/>
    <w:pPr>
      <w:tabs>
        <w:tab w:val="clear" w:pos="864"/>
        <w:tab w:val="num" w:pos="1008"/>
      </w:tabs>
      <w:ind w:left="1008" w:hanging="1008"/>
      <w:outlineLvl w:val="4"/>
    </w:pPr>
    <w:rPr>
      <w:color w:val="33759F"/>
    </w:rPr>
  </w:style>
  <w:style w:type="paragraph" w:styleId="6">
    <w:name w:val="heading 6"/>
    <w:aliases w:val="h6"/>
    <w:basedOn w:val="5"/>
    <w:next w:val="a0"/>
    <w:link w:val="6Char"/>
    <w:qFormat/>
    <w:rsid w:val="00B14428"/>
    <w:pPr>
      <w:tabs>
        <w:tab w:val="clear" w:pos="1008"/>
        <w:tab w:val="num" w:pos="1152"/>
      </w:tabs>
      <w:ind w:left="1152" w:hanging="1152"/>
      <w:outlineLvl w:val="5"/>
    </w:p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Char"/>
    <w:uiPriority w:val="99"/>
    <w:semiHidden/>
    <w:unhideWhenUsed/>
    <w:rsid w:val="0017407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1"/>
    <w:link w:val="a4"/>
    <w:uiPriority w:val="99"/>
    <w:semiHidden/>
    <w:rsid w:val="0017407A"/>
    <w:rPr>
      <w:rFonts w:asciiTheme="majorHAnsi" w:eastAsiaTheme="majorEastAsia" w:hAnsiTheme="majorHAnsi" w:cstheme="majorBidi"/>
      <w:sz w:val="18"/>
      <w:szCs w:val="18"/>
    </w:rPr>
  </w:style>
  <w:style w:type="paragraph" w:styleId="a5">
    <w:name w:val="header"/>
    <w:basedOn w:val="a"/>
    <w:link w:val="Char0"/>
    <w:uiPriority w:val="99"/>
    <w:unhideWhenUsed/>
    <w:rsid w:val="0017407A"/>
    <w:pPr>
      <w:tabs>
        <w:tab w:val="center" w:pos="4513"/>
        <w:tab w:val="right" w:pos="9026"/>
      </w:tabs>
      <w:snapToGrid w:val="0"/>
    </w:pPr>
  </w:style>
  <w:style w:type="character" w:customStyle="1" w:styleId="Char0">
    <w:name w:val="머리글 Char"/>
    <w:basedOn w:val="a1"/>
    <w:link w:val="a5"/>
    <w:uiPriority w:val="99"/>
    <w:rsid w:val="0017407A"/>
  </w:style>
  <w:style w:type="paragraph" w:styleId="a6">
    <w:name w:val="footer"/>
    <w:basedOn w:val="a"/>
    <w:link w:val="Char1"/>
    <w:uiPriority w:val="99"/>
    <w:unhideWhenUsed/>
    <w:rsid w:val="0017407A"/>
    <w:pPr>
      <w:tabs>
        <w:tab w:val="center" w:pos="4513"/>
        <w:tab w:val="right" w:pos="9026"/>
      </w:tabs>
      <w:snapToGrid w:val="0"/>
    </w:pPr>
  </w:style>
  <w:style w:type="character" w:customStyle="1" w:styleId="Char1">
    <w:name w:val="바닥글 Char"/>
    <w:basedOn w:val="a1"/>
    <w:link w:val="a6"/>
    <w:uiPriority w:val="99"/>
    <w:rsid w:val="0017407A"/>
  </w:style>
  <w:style w:type="table" w:styleId="a7">
    <w:name w:val="Table Grid"/>
    <w:basedOn w:val="a2"/>
    <w:uiPriority w:val="59"/>
    <w:rsid w:val="00053F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Medium Shading 2 Accent 1"/>
    <w:basedOn w:val="a2"/>
    <w:uiPriority w:val="64"/>
    <w:rsid w:val="00053FD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0">
    <w:name w:val="Medium List 2"/>
    <w:basedOn w:val="a2"/>
    <w:uiPriority w:val="66"/>
    <w:rsid w:val="00053FD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3-1">
    <w:name w:val="Medium Grid 3 Accent 1"/>
    <w:basedOn w:val="a2"/>
    <w:uiPriority w:val="69"/>
    <w:rsid w:val="00053FD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1Char">
    <w:name w:val="제목 1 Char"/>
    <w:aliases w:val="h1 Char,1 Char,section Char,heading 1.1 Char,L1 Char,dd heading 1 Char,dh1 Char,SITA Char,H1 Char,Chapter Char,Document Header1 Char,A:TIT_lv-1 Char,F:TIT_nv-1 Char"/>
    <w:basedOn w:val="a1"/>
    <w:link w:val="1"/>
    <w:uiPriority w:val="9"/>
    <w:rsid w:val="00B14428"/>
    <w:rPr>
      <w:rFonts w:asciiTheme="majorHAnsi" w:eastAsiaTheme="majorEastAsia" w:hAnsiTheme="majorHAnsi" w:cstheme="majorBidi"/>
      <w:sz w:val="28"/>
      <w:szCs w:val="28"/>
    </w:rPr>
  </w:style>
  <w:style w:type="paragraph" w:styleId="a8">
    <w:name w:val="Title"/>
    <w:basedOn w:val="a"/>
    <w:next w:val="a"/>
    <w:link w:val="Char2"/>
    <w:qFormat/>
    <w:rsid w:val="00B14428"/>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1"/>
    <w:link w:val="a8"/>
    <w:uiPriority w:val="10"/>
    <w:rsid w:val="00B14428"/>
    <w:rPr>
      <w:rFonts w:asciiTheme="majorHAnsi" w:eastAsiaTheme="majorEastAsia" w:hAnsiTheme="majorHAnsi" w:cstheme="majorBidi"/>
      <w:b/>
      <w:bCs/>
      <w:sz w:val="32"/>
      <w:szCs w:val="32"/>
    </w:rPr>
  </w:style>
  <w:style w:type="paragraph" w:styleId="a9">
    <w:name w:val="Subtitle"/>
    <w:basedOn w:val="a"/>
    <w:next w:val="a"/>
    <w:link w:val="Char3"/>
    <w:uiPriority w:val="11"/>
    <w:qFormat/>
    <w:rsid w:val="00B14428"/>
    <w:pPr>
      <w:spacing w:after="60"/>
      <w:jc w:val="center"/>
      <w:outlineLvl w:val="1"/>
    </w:pPr>
    <w:rPr>
      <w:rFonts w:asciiTheme="majorHAnsi" w:eastAsiaTheme="majorEastAsia" w:hAnsiTheme="majorHAnsi" w:cstheme="majorBidi"/>
      <w:sz w:val="24"/>
      <w:szCs w:val="24"/>
    </w:rPr>
  </w:style>
  <w:style w:type="character" w:customStyle="1" w:styleId="Char3">
    <w:name w:val="부제 Char"/>
    <w:basedOn w:val="a1"/>
    <w:link w:val="a9"/>
    <w:uiPriority w:val="11"/>
    <w:rsid w:val="00B14428"/>
    <w:rPr>
      <w:rFonts w:asciiTheme="majorHAnsi" w:eastAsiaTheme="majorEastAsia" w:hAnsiTheme="majorHAnsi" w:cstheme="majorBidi"/>
      <w:sz w:val="24"/>
      <w:szCs w:val="24"/>
    </w:rPr>
  </w:style>
  <w:style w:type="character" w:styleId="aa">
    <w:name w:val="Subtle Emphasis"/>
    <w:basedOn w:val="a1"/>
    <w:uiPriority w:val="19"/>
    <w:qFormat/>
    <w:rsid w:val="00B14428"/>
    <w:rPr>
      <w:i/>
      <w:iCs/>
      <w:color w:val="808080" w:themeColor="text1" w:themeTint="7F"/>
    </w:rPr>
  </w:style>
  <w:style w:type="character" w:styleId="ab">
    <w:name w:val="Intense Emphasis"/>
    <w:basedOn w:val="a1"/>
    <w:uiPriority w:val="21"/>
    <w:qFormat/>
    <w:rsid w:val="00B14428"/>
    <w:rPr>
      <w:b/>
      <w:bCs/>
      <w:i/>
      <w:iCs/>
      <w:color w:val="4F81BD" w:themeColor="accent1"/>
    </w:rPr>
  </w:style>
  <w:style w:type="paragraph" w:styleId="ac">
    <w:name w:val="No Spacing"/>
    <w:uiPriority w:val="1"/>
    <w:qFormat/>
    <w:rsid w:val="00B14428"/>
    <w:pPr>
      <w:widowControl w:val="0"/>
      <w:wordWrap w:val="0"/>
      <w:autoSpaceDE w:val="0"/>
      <w:autoSpaceDN w:val="0"/>
      <w:spacing w:after="0" w:line="240" w:lineRule="auto"/>
    </w:pPr>
  </w:style>
  <w:style w:type="character" w:styleId="ad">
    <w:name w:val="Emphasis"/>
    <w:basedOn w:val="a1"/>
    <w:uiPriority w:val="20"/>
    <w:qFormat/>
    <w:rsid w:val="00B14428"/>
    <w:rPr>
      <w:i/>
      <w:iCs/>
    </w:rPr>
  </w:style>
  <w:style w:type="character" w:customStyle="1" w:styleId="2Char">
    <w:name w:val="제목 2 Char"/>
    <w:aliases w:val="h2 Char,Level 2 Topic Heading Char,A:TIT_lv-2 Char,F:TIT_nv-2 Char1,F:TIT_nv-2 Char Char,A:TIT_lv-21 Char"/>
    <w:basedOn w:val="a1"/>
    <w:link w:val="2"/>
    <w:uiPriority w:val="9"/>
    <w:rsid w:val="00B14428"/>
    <w:rPr>
      <w:rFonts w:asciiTheme="majorHAnsi" w:eastAsiaTheme="majorEastAsia" w:hAnsiTheme="majorHAnsi" w:cstheme="majorBidi"/>
    </w:rPr>
  </w:style>
  <w:style w:type="character" w:styleId="ae">
    <w:name w:val="Intense Reference"/>
    <w:basedOn w:val="a1"/>
    <w:uiPriority w:val="32"/>
    <w:qFormat/>
    <w:rsid w:val="00B14428"/>
    <w:rPr>
      <w:b/>
      <w:bCs/>
      <w:smallCaps/>
      <w:color w:val="C0504D" w:themeColor="accent2"/>
      <w:spacing w:val="5"/>
      <w:u w:val="single"/>
    </w:rPr>
  </w:style>
  <w:style w:type="character" w:styleId="af">
    <w:name w:val="Book Title"/>
    <w:basedOn w:val="a1"/>
    <w:uiPriority w:val="33"/>
    <w:qFormat/>
    <w:rsid w:val="00B14428"/>
    <w:rPr>
      <w:b/>
      <w:bCs/>
      <w:smallCaps/>
      <w:spacing w:val="5"/>
    </w:rPr>
  </w:style>
  <w:style w:type="character" w:customStyle="1" w:styleId="3Char">
    <w:name w:val="제목 3 Char"/>
    <w:aliases w:val="h3 Char,A:TIT_lv-3 Char,F:TIT_nv-3 Char"/>
    <w:basedOn w:val="a1"/>
    <w:link w:val="3"/>
    <w:uiPriority w:val="9"/>
    <w:rsid w:val="00B1307D"/>
    <w:rPr>
      <w:rFonts w:asciiTheme="majorHAnsi" w:eastAsiaTheme="majorEastAsia" w:hAnsiTheme="majorHAnsi" w:cstheme="majorBidi"/>
    </w:rPr>
  </w:style>
  <w:style w:type="character" w:customStyle="1" w:styleId="4Char">
    <w:name w:val="제목 4 Char"/>
    <w:aliases w:val="h4 Char,A:TIT_lv-4 Char,F:TIT_nv-4 Char"/>
    <w:basedOn w:val="a1"/>
    <w:link w:val="4"/>
    <w:uiPriority w:val="9"/>
    <w:rsid w:val="00B14428"/>
    <w:rPr>
      <w:rFonts w:ascii="Arial" w:eastAsia="MS Mincho" w:hAnsi="Arial" w:cs="Arial"/>
      <w:b/>
      <w:bCs/>
      <w:kern w:val="0"/>
      <w:szCs w:val="20"/>
      <w:lang w:eastAsia="en-US"/>
    </w:rPr>
  </w:style>
  <w:style w:type="character" w:customStyle="1" w:styleId="5Char">
    <w:name w:val="제목 5 Char"/>
    <w:aliases w:val="h5 Char"/>
    <w:basedOn w:val="a1"/>
    <w:link w:val="5"/>
    <w:rsid w:val="00B14428"/>
    <w:rPr>
      <w:rFonts w:ascii="Arial" w:eastAsia="MS Mincho" w:hAnsi="Arial" w:cs="Arial"/>
      <w:b/>
      <w:bCs/>
      <w:color w:val="33759F"/>
      <w:kern w:val="0"/>
      <w:szCs w:val="20"/>
      <w:lang w:eastAsia="en-US"/>
    </w:rPr>
  </w:style>
  <w:style w:type="character" w:customStyle="1" w:styleId="6Char">
    <w:name w:val="제목 6 Char"/>
    <w:aliases w:val="h6 Char"/>
    <w:basedOn w:val="a1"/>
    <w:link w:val="6"/>
    <w:rsid w:val="00B14428"/>
    <w:rPr>
      <w:rFonts w:ascii="Arial" w:eastAsia="MS Mincho" w:hAnsi="Arial" w:cs="Arial"/>
      <w:b/>
      <w:bCs/>
      <w:color w:val="33759F"/>
      <w:kern w:val="0"/>
      <w:szCs w:val="20"/>
      <w:lang w:eastAsia="en-US"/>
    </w:rPr>
  </w:style>
  <w:style w:type="paragraph" w:customStyle="1" w:styleId="TableBody">
    <w:name w:val="Table Body"/>
    <w:aliases w:val="tp"/>
    <w:basedOn w:val="a"/>
    <w:rsid w:val="00B14428"/>
    <w:pPr>
      <w:numPr>
        <w:numId w:val="1"/>
      </w:numPr>
      <w:spacing w:before="20" w:after="20" w:line="240" w:lineRule="auto"/>
    </w:pPr>
    <w:rPr>
      <w:rFonts w:ascii="Arial" w:eastAsia="맑은 고딕" w:hAnsi="Arial" w:cs="Arial"/>
      <w:kern w:val="0"/>
      <w:sz w:val="18"/>
      <w:szCs w:val="18"/>
      <w:lang w:eastAsia="en-US"/>
    </w:rPr>
  </w:style>
  <w:style w:type="paragraph" w:styleId="af0">
    <w:name w:val="List Paragraph"/>
    <w:basedOn w:val="a"/>
    <w:uiPriority w:val="34"/>
    <w:qFormat/>
    <w:rsid w:val="00B14428"/>
    <w:pPr>
      <w:spacing w:before="20" w:after="20" w:line="240" w:lineRule="auto"/>
      <w:ind w:leftChars="400" w:left="800"/>
    </w:pPr>
    <w:rPr>
      <w:rFonts w:ascii="Arial" w:eastAsia="맑은 고딕" w:hAnsi="Arial" w:cs="Arial"/>
      <w:kern w:val="0"/>
      <w:szCs w:val="20"/>
      <w:lang w:eastAsia="en-US"/>
    </w:rPr>
  </w:style>
  <w:style w:type="paragraph" w:styleId="a0">
    <w:name w:val="Body Text"/>
    <w:basedOn w:val="a"/>
    <w:link w:val="Char4"/>
    <w:uiPriority w:val="99"/>
    <w:semiHidden/>
    <w:unhideWhenUsed/>
    <w:rsid w:val="00B14428"/>
    <w:pPr>
      <w:spacing w:after="180"/>
    </w:pPr>
  </w:style>
  <w:style w:type="character" w:customStyle="1" w:styleId="Char4">
    <w:name w:val="본문 Char"/>
    <w:basedOn w:val="a1"/>
    <w:link w:val="a0"/>
    <w:uiPriority w:val="99"/>
    <w:semiHidden/>
    <w:rsid w:val="00B14428"/>
  </w:style>
  <w:style w:type="character" w:styleId="af1">
    <w:name w:val="Strong"/>
    <w:basedOn w:val="a1"/>
    <w:uiPriority w:val="22"/>
    <w:qFormat/>
    <w:rsid w:val="00B14428"/>
    <w:rPr>
      <w:b/>
      <w:bCs/>
    </w:rPr>
  </w:style>
  <w:style w:type="paragraph" w:styleId="TOC">
    <w:name w:val="TOC Heading"/>
    <w:basedOn w:val="1"/>
    <w:next w:val="a"/>
    <w:uiPriority w:val="39"/>
    <w:semiHidden/>
    <w:unhideWhenUsed/>
    <w:qFormat/>
    <w:rsid w:val="00B14428"/>
    <w:pPr>
      <w:keepLines/>
      <w:spacing w:before="480" w:after="0"/>
      <w:jc w:val="left"/>
      <w:outlineLvl w:val="9"/>
    </w:pPr>
    <w:rPr>
      <w:b/>
      <w:bCs/>
      <w:color w:val="365F91" w:themeColor="accent1" w:themeShade="BF"/>
      <w:kern w:val="0"/>
    </w:rPr>
  </w:style>
  <w:style w:type="paragraph" w:styleId="10">
    <w:name w:val="toc 1"/>
    <w:basedOn w:val="a"/>
    <w:next w:val="a"/>
    <w:autoRedefine/>
    <w:uiPriority w:val="39"/>
    <w:unhideWhenUsed/>
    <w:rsid w:val="001452F4"/>
    <w:pPr>
      <w:tabs>
        <w:tab w:val="left" w:pos="400"/>
        <w:tab w:val="right" w:leader="dot" w:pos="9016"/>
      </w:tabs>
    </w:pPr>
    <w:rPr>
      <w:rFonts w:asciiTheme="minorEastAsia" w:hAnsiTheme="minorEastAsia"/>
      <w:b/>
      <w:bCs/>
      <w:noProof/>
      <w:sz w:val="22"/>
    </w:rPr>
  </w:style>
  <w:style w:type="paragraph" w:styleId="21">
    <w:name w:val="toc 2"/>
    <w:basedOn w:val="a"/>
    <w:next w:val="a"/>
    <w:autoRedefine/>
    <w:uiPriority w:val="39"/>
    <w:unhideWhenUsed/>
    <w:rsid w:val="001452F4"/>
    <w:pPr>
      <w:tabs>
        <w:tab w:val="left" w:pos="1000"/>
        <w:tab w:val="right" w:leader="dot" w:pos="9016"/>
      </w:tabs>
      <w:spacing w:line="240" w:lineRule="auto"/>
      <w:ind w:leftChars="200" w:left="400"/>
    </w:pPr>
    <w:rPr>
      <w:rFonts w:eastAsiaTheme="minorHAnsi"/>
      <w:b/>
      <w:bCs/>
      <w:noProof/>
      <w:sz w:val="22"/>
    </w:rPr>
  </w:style>
  <w:style w:type="paragraph" w:styleId="30">
    <w:name w:val="toc 3"/>
    <w:basedOn w:val="a"/>
    <w:next w:val="a"/>
    <w:autoRedefine/>
    <w:uiPriority w:val="39"/>
    <w:unhideWhenUsed/>
    <w:rsid w:val="00D20B77"/>
    <w:pPr>
      <w:tabs>
        <w:tab w:val="right" w:leader="dot" w:pos="9016"/>
      </w:tabs>
      <w:ind w:leftChars="400" w:left="800"/>
    </w:pPr>
    <w:rPr>
      <w:noProof/>
      <w:sz w:val="18"/>
    </w:rPr>
  </w:style>
  <w:style w:type="character" w:styleId="af2">
    <w:name w:val="Hyperlink"/>
    <w:basedOn w:val="a1"/>
    <w:uiPriority w:val="99"/>
    <w:unhideWhenUsed/>
    <w:rsid w:val="00B14428"/>
    <w:rPr>
      <w:color w:val="0000FF" w:themeColor="hyperlink"/>
      <w:u w:val="single"/>
    </w:rPr>
  </w:style>
  <w:style w:type="paragraph" w:styleId="af3">
    <w:name w:val="Normal (Web)"/>
    <w:basedOn w:val="a"/>
    <w:uiPriority w:val="99"/>
    <w:unhideWhenUsed/>
    <w:rsid w:val="002F6CA9"/>
    <w:pPr>
      <w:spacing w:before="100" w:beforeAutospacing="1" w:after="100" w:afterAutospacing="1" w:line="240" w:lineRule="auto"/>
      <w:jc w:val="left"/>
    </w:pPr>
    <w:rPr>
      <w:rFonts w:ascii="굴림" w:eastAsia="굴림" w:hAnsi="굴림" w:cs="굴림"/>
      <w:kern w:val="0"/>
      <w:sz w:val="24"/>
      <w:szCs w:val="24"/>
    </w:rPr>
  </w:style>
  <w:style w:type="character" w:customStyle="1" w:styleId="etymology3">
    <w:name w:val="etymology3"/>
    <w:basedOn w:val="a1"/>
    <w:rsid w:val="00BB4778"/>
  </w:style>
  <w:style w:type="paragraph" w:customStyle="1" w:styleId="Version">
    <w:name w:val="Version"/>
    <w:basedOn w:val="a"/>
    <w:next w:val="a0"/>
    <w:rsid w:val="00B1307D"/>
    <w:pPr>
      <w:keepLines/>
      <w:pBdr>
        <w:top w:val="single" w:sz="4" w:space="1" w:color="auto"/>
        <w:bottom w:val="single" w:sz="4" w:space="1" w:color="auto"/>
      </w:pBdr>
      <w:spacing w:after="400" w:line="240" w:lineRule="auto"/>
    </w:pPr>
    <w:rPr>
      <w:rFonts w:ascii="Arial" w:eastAsia="맑은 고딕" w:hAnsi="Arial" w:cs="Arial"/>
      <w:noProof/>
      <w:kern w:val="0"/>
      <w:sz w:val="16"/>
      <w:szCs w:val="20"/>
      <w:lang w:eastAsia="en-US"/>
    </w:rPr>
  </w:style>
  <w:style w:type="character" w:styleId="af4">
    <w:name w:val="Placeholder Text"/>
    <w:basedOn w:val="a1"/>
    <w:uiPriority w:val="99"/>
    <w:semiHidden/>
    <w:rsid w:val="00404906"/>
    <w:rPr>
      <w:color w:val="808080"/>
    </w:rPr>
  </w:style>
  <w:style w:type="paragraph" w:styleId="40">
    <w:name w:val="toc 4"/>
    <w:basedOn w:val="a"/>
    <w:next w:val="a"/>
    <w:autoRedefine/>
    <w:uiPriority w:val="39"/>
    <w:unhideWhenUsed/>
    <w:rsid w:val="00605751"/>
    <w:pPr>
      <w:widowControl w:val="0"/>
      <w:wordWrap w:val="0"/>
      <w:autoSpaceDE w:val="0"/>
      <w:autoSpaceDN w:val="0"/>
      <w:ind w:leftChars="600" w:left="1275"/>
    </w:pPr>
  </w:style>
  <w:style w:type="paragraph" w:styleId="50">
    <w:name w:val="toc 5"/>
    <w:basedOn w:val="a"/>
    <w:next w:val="a"/>
    <w:autoRedefine/>
    <w:uiPriority w:val="39"/>
    <w:unhideWhenUsed/>
    <w:rsid w:val="00605751"/>
    <w:pPr>
      <w:widowControl w:val="0"/>
      <w:wordWrap w:val="0"/>
      <w:autoSpaceDE w:val="0"/>
      <w:autoSpaceDN w:val="0"/>
      <w:ind w:leftChars="800" w:left="1700"/>
    </w:pPr>
  </w:style>
  <w:style w:type="paragraph" w:styleId="60">
    <w:name w:val="toc 6"/>
    <w:basedOn w:val="a"/>
    <w:next w:val="a"/>
    <w:autoRedefine/>
    <w:uiPriority w:val="39"/>
    <w:unhideWhenUsed/>
    <w:rsid w:val="00605751"/>
    <w:pPr>
      <w:widowControl w:val="0"/>
      <w:wordWrap w:val="0"/>
      <w:autoSpaceDE w:val="0"/>
      <w:autoSpaceDN w:val="0"/>
      <w:ind w:leftChars="1000" w:left="2125"/>
    </w:pPr>
  </w:style>
  <w:style w:type="paragraph" w:styleId="7">
    <w:name w:val="toc 7"/>
    <w:basedOn w:val="a"/>
    <w:next w:val="a"/>
    <w:autoRedefine/>
    <w:uiPriority w:val="39"/>
    <w:unhideWhenUsed/>
    <w:rsid w:val="00605751"/>
    <w:pPr>
      <w:widowControl w:val="0"/>
      <w:wordWrap w:val="0"/>
      <w:autoSpaceDE w:val="0"/>
      <w:autoSpaceDN w:val="0"/>
      <w:ind w:leftChars="1200" w:left="2550"/>
    </w:pPr>
  </w:style>
  <w:style w:type="paragraph" w:styleId="8">
    <w:name w:val="toc 8"/>
    <w:basedOn w:val="a"/>
    <w:next w:val="a"/>
    <w:autoRedefine/>
    <w:uiPriority w:val="39"/>
    <w:unhideWhenUsed/>
    <w:rsid w:val="00605751"/>
    <w:pPr>
      <w:widowControl w:val="0"/>
      <w:wordWrap w:val="0"/>
      <w:autoSpaceDE w:val="0"/>
      <w:autoSpaceDN w:val="0"/>
      <w:ind w:leftChars="1400" w:left="2975"/>
    </w:pPr>
  </w:style>
  <w:style w:type="paragraph" w:styleId="9">
    <w:name w:val="toc 9"/>
    <w:basedOn w:val="a"/>
    <w:next w:val="a"/>
    <w:autoRedefine/>
    <w:uiPriority w:val="39"/>
    <w:unhideWhenUsed/>
    <w:rsid w:val="00605751"/>
    <w:pPr>
      <w:widowControl w:val="0"/>
      <w:wordWrap w:val="0"/>
      <w:autoSpaceDE w:val="0"/>
      <w:autoSpaceDN w:val="0"/>
      <w:ind w:leftChars="1600" w:left="3400"/>
    </w:pPr>
  </w:style>
  <w:style w:type="paragraph" w:styleId="af5">
    <w:name w:val="Revision"/>
    <w:hidden/>
    <w:uiPriority w:val="99"/>
    <w:semiHidden/>
    <w:rsid w:val="00667006"/>
    <w:pPr>
      <w:spacing w:after="0" w:line="240" w:lineRule="auto"/>
      <w:jc w:val="left"/>
    </w:pPr>
  </w:style>
  <w:style w:type="character" w:styleId="af6">
    <w:name w:val="FollowedHyperlink"/>
    <w:basedOn w:val="a1"/>
    <w:uiPriority w:val="99"/>
    <w:semiHidden/>
    <w:unhideWhenUsed/>
    <w:rsid w:val="0086182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aliases w:val="h1,1,section,heading 1.1,L1,dd heading 1,dh1,SITA,H1,Chapter,Document Header1,A:TIT_lv-1,F:TIT_nv-1"/>
    <w:basedOn w:val="a"/>
    <w:next w:val="a"/>
    <w:link w:val="1Char"/>
    <w:qFormat/>
    <w:rsid w:val="00B14428"/>
    <w:pPr>
      <w:keepNext/>
      <w:outlineLvl w:val="0"/>
    </w:pPr>
    <w:rPr>
      <w:rFonts w:asciiTheme="majorHAnsi" w:eastAsiaTheme="majorEastAsia" w:hAnsiTheme="majorHAnsi" w:cstheme="majorBidi"/>
      <w:sz w:val="28"/>
      <w:szCs w:val="28"/>
    </w:rPr>
  </w:style>
  <w:style w:type="paragraph" w:styleId="2">
    <w:name w:val="heading 2"/>
    <w:aliases w:val="h2,Level 2 Topic Heading,A:TIT_lv-2,F:TIT_nv-2,F:TIT_nv-2 Char,A:TIT_lv-21"/>
    <w:basedOn w:val="a"/>
    <w:next w:val="a"/>
    <w:link w:val="2Char"/>
    <w:uiPriority w:val="9"/>
    <w:unhideWhenUsed/>
    <w:qFormat/>
    <w:rsid w:val="00B14428"/>
    <w:pPr>
      <w:keepNext/>
      <w:outlineLvl w:val="1"/>
    </w:pPr>
    <w:rPr>
      <w:rFonts w:asciiTheme="majorHAnsi" w:eastAsiaTheme="majorEastAsia" w:hAnsiTheme="majorHAnsi" w:cstheme="majorBidi"/>
    </w:rPr>
  </w:style>
  <w:style w:type="paragraph" w:styleId="3">
    <w:name w:val="heading 3"/>
    <w:aliases w:val="h3,A:TIT_lv-3,F:TIT_nv-3"/>
    <w:basedOn w:val="a"/>
    <w:next w:val="a"/>
    <w:link w:val="3Char"/>
    <w:autoRedefine/>
    <w:uiPriority w:val="9"/>
    <w:unhideWhenUsed/>
    <w:qFormat/>
    <w:rsid w:val="00B1307D"/>
    <w:pPr>
      <w:keepNext/>
      <w:ind w:leftChars="300" w:left="1000" w:hangingChars="200" w:hanging="400"/>
      <w:outlineLvl w:val="2"/>
    </w:pPr>
    <w:rPr>
      <w:rFonts w:asciiTheme="majorHAnsi" w:eastAsiaTheme="majorEastAsia" w:hAnsiTheme="majorHAnsi" w:cstheme="majorBidi"/>
    </w:rPr>
  </w:style>
  <w:style w:type="paragraph" w:styleId="4">
    <w:name w:val="heading 4"/>
    <w:aliases w:val="h4,A:TIT_lv-4,F:TIT_nv-4"/>
    <w:next w:val="a0"/>
    <w:link w:val="4Char"/>
    <w:uiPriority w:val="9"/>
    <w:qFormat/>
    <w:rsid w:val="00B14428"/>
    <w:pPr>
      <w:keepNext/>
      <w:tabs>
        <w:tab w:val="num" w:pos="864"/>
      </w:tabs>
      <w:spacing w:before="240" w:after="0" w:line="240" w:lineRule="auto"/>
      <w:ind w:left="864" w:hanging="864"/>
      <w:jc w:val="left"/>
      <w:outlineLvl w:val="3"/>
    </w:pPr>
    <w:rPr>
      <w:rFonts w:ascii="Arial" w:eastAsia="MS Mincho" w:hAnsi="Arial" w:cs="Arial"/>
      <w:b/>
      <w:bCs/>
      <w:kern w:val="0"/>
      <w:szCs w:val="20"/>
      <w:lang w:eastAsia="en-US"/>
    </w:rPr>
  </w:style>
  <w:style w:type="paragraph" w:styleId="5">
    <w:name w:val="heading 5"/>
    <w:aliases w:val="h5"/>
    <w:basedOn w:val="4"/>
    <w:next w:val="a0"/>
    <w:link w:val="5Char"/>
    <w:qFormat/>
    <w:rsid w:val="00B14428"/>
    <w:pPr>
      <w:tabs>
        <w:tab w:val="clear" w:pos="864"/>
        <w:tab w:val="num" w:pos="1008"/>
      </w:tabs>
      <w:ind w:left="1008" w:hanging="1008"/>
      <w:outlineLvl w:val="4"/>
    </w:pPr>
    <w:rPr>
      <w:color w:val="33759F"/>
    </w:rPr>
  </w:style>
  <w:style w:type="paragraph" w:styleId="6">
    <w:name w:val="heading 6"/>
    <w:aliases w:val="h6"/>
    <w:basedOn w:val="5"/>
    <w:next w:val="a0"/>
    <w:link w:val="6Char"/>
    <w:qFormat/>
    <w:rsid w:val="00B14428"/>
    <w:pPr>
      <w:tabs>
        <w:tab w:val="clear" w:pos="1008"/>
        <w:tab w:val="num" w:pos="1152"/>
      </w:tabs>
      <w:ind w:left="1152" w:hanging="1152"/>
      <w:outlineLvl w:val="5"/>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Char"/>
    <w:uiPriority w:val="99"/>
    <w:semiHidden/>
    <w:unhideWhenUsed/>
    <w:rsid w:val="0017407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1"/>
    <w:link w:val="a4"/>
    <w:uiPriority w:val="99"/>
    <w:semiHidden/>
    <w:rsid w:val="0017407A"/>
    <w:rPr>
      <w:rFonts w:asciiTheme="majorHAnsi" w:eastAsiaTheme="majorEastAsia" w:hAnsiTheme="majorHAnsi" w:cstheme="majorBidi"/>
      <w:sz w:val="18"/>
      <w:szCs w:val="18"/>
    </w:rPr>
  </w:style>
  <w:style w:type="paragraph" w:styleId="a5">
    <w:name w:val="header"/>
    <w:basedOn w:val="a"/>
    <w:link w:val="Char0"/>
    <w:uiPriority w:val="99"/>
    <w:unhideWhenUsed/>
    <w:rsid w:val="0017407A"/>
    <w:pPr>
      <w:tabs>
        <w:tab w:val="center" w:pos="4513"/>
        <w:tab w:val="right" w:pos="9026"/>
      </w:tabs>
      <w:snapToGrid w:val="0"/>
    </w:pPr>
  </w:style>
  <w:style w:type="character" w:customStyle="1" w:styleId="Char0">
    <w:name w:val="머리글 Char"/>
    <w:basedOn w:val="a1"/>
    <w:link w:val="a5"/>
    <w:uiPriority w:val="99"/>
    <w:rsid w:val="0017407A"/>
  </w:style>
  <w:style w:type="paragraph" w:styleId="a6">
    <w:name w:val="footer"/>
    <w:basedOn w:val="a"/>
    <w:link w:val="Char1"/>
    <w:uiPriority w:val="99"/>
    <w:unhideWhenUsed/>
    <w:rsid w:val="0017407A"/>
    <w:pPr>
      <w:tabs>
        <w:tab w:val="center" w:pos="4513"/>
        <w:tab w:val="right" w:pos="9026"/>
      </w:tabs>
      <w:snapToGrid w:val="0"/>
    </w:pPr>
  </w:style>
  <w:style w:type="character" w:customStyle="1" w:styleId="Char1">
    <w:name w:val="바닥글 Char"/>
    <w:basedOn w:val="a1"/>
    <w:link w:val="a6"/>
    <w:uiPriority w:val="99"/>
    <w:rsid w:val="0017407A"/>
  </w:style>
  <w:style w:type="table" w:styleId="a7">
    <w:name w:val="Table Grid"/>
    <w:basedOn w:val="a2"/>
    <w:uiPriority w:val="59"/>
    <w:rsid w:val="00053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Medium Shading 2 Accent 1"/>
    <w:basedOn w:val="a2"/>
    <w:uiPriority w:val="64"/>
    <w:rsid w:val="00053FD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0">
    <w:name w:val="Medium List 2"/>
    <w:basedOn w:val="a2"/>
    <w:uiPriority w:val="66"/>
    <w:rsid w:val="00053FD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3-1">
    <w:name w:val="Medium Grid 3 Accent 1"/>
    <w:basedOn w:val="a2"/>
    <w:uiPriority w:val="69"/>
    <w:rsid w:val="00053FD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1Char">
    <w:name w:val="제목 1 Char"/>
    <w:aliases w:val="h1 Char,1 Char,section Char,heading 1.1 Char,L1 Char,dd heading 1 Char,dh1 Char,SITA Char,H1 Char,Chapter Char,Document Header1 Char,A:TIT_lv-1 Char,F:TIT_nv-1 Char"/>
    <w:basedOn w:val="a1"/>
    <w:link w:val="1"/>
    <w:uiPriority w:val="9"/>
    <w:rsid w:val="00B14428"/>
    <w:rPr>
      <w:rFonts w:asciiTheme="majorHAnsi" w:eastAsiaTheme="majorEastAsia" w:hAnsiTheme="majorHAnsi" w:cstheme="majorBidi"/>
      <w:sz w:val="28"/>
      <w:szCs w:val="28"/>
    </w:rPr>
  </w:style>
  <w:style w:type="paragraph" w:styleId="a8">
    <w:name w:val="Title"/>
    <w:basedOn w:val="a"/>
    <w:next w:val="a"/>
    <w:link w:val="Char2"/>
    <w:qFormat/>
    <w:rsid w:val="00B14428"/>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1"/>
    <w:link w:val="a8"/>
    <w:uiPriority w:val="10"/>
    <w:rsid w:val="00B14428"/>
    <w:rPr>
      <w:rFonts w:asciiTheme="majorHAnsi" w:eastAsiaTheme="majorEastAsia" w:hAnsiTheme="majorHAnsi" w:cstheme="majorBidi"/>
      <w:b/>
      <w:bCs/>
      <w:sz w:val="32"/>
      <w:szCs w:val="32"/>
    </w:rPr>
  </w:style>
  <w:style w:type="paragraph" w:styleId="a9">
    <w:name w:val="Subtitle"/>
    <w:basedOn w:val="a"/>
    <w:next w:val="a"/>
    <w:link w:val="Char3"/>
    <w:uiPriority w:val="11"/>
    <w:qFormat/>
    <w:rsid w:val="00B14428"/>
    <w:pPr>
      <w:spacing w:after="60"/>
      <w:jc w:val="center"/>
      <w:outlineLvl w:val="1"/>
    </w:pPr>
    <w:rPr>
      <w:rFonts w:asciiTheme="majorHAnsi" w:eastAsiaTheme="majorEastAsia" w:hAnsiTheme="majorHAnsi" w:cstheme="majorBidi"/>
      <w:sz w:val="24"/>
      <w:szCs w:val="24"/>
    </w:rPr>
  </w:style>
  <w:style w:type="character" w:customStyle="1" w:styleId="Char3">
    <w:name w:val="부제 Char"/>
    <w:basedOn w:val="a1"/>
    <w:link w:val="a9"/>
    <w:uiPriority w:val="11"/>
    <w:rsid w:val="00B14428"/>
    <w:rPr>
      <w:rFonts w:asciiTheme="majorHAnsi" w:eastAsiaTheme="majorEastAsia" w:hAnsiTheme="majorHAnsi" w:cstheme="majorBidi"/>
      <w:sz w:val="24"/>
      <w:szCs w:val="24"/>
    </w:rPr>
  </w:style>
  <w:style w:type="character" w:styleId="aa">
    <w:name w:val="Subtle Emphasis"/>
    <w:basedOn w:val="a1"/>
    <w:uiPriority w:val="19"/>
    <w:qFormat/>
    <w:rsid w:val="00B14428"/>
    <w:rPr>
      <w:i/>
      <w:iCs/>
      <w:color w:val="808080" w:themeColor="text1" w:themeTint="7F"/>
    </w:rPr>
  </w:style>
  <w:style w:type="character" w:styleId="ab">
    <w:name w:val="Intense Emphasis"/>
    <w:basedOn w:val="a1"/>
    <w:uiPriority w:val="21"/>
    <w:qFormat/>
    <w:rsid w:val="00B14428"/>
    <w:rPr>
      <w:b/>
      <w:bCs/>
      <w:i/>
      <w:iCs/>
      <w:color w:val="4F81BD" w:themeColor="accent1"/>
    </w:rPr>
  </w:style>
  <w:style w:type="paragraph" w:styleId="ac">
    <w:name w:val="No Spacing"/>
    <w:uiPriority w:val="1"/>
    <w:qFormat/>
    <w:rsid w:val="00B14428"/>
    <w:pPr>
      <w:widowControl w:val="0"/>
      <w:wordWrap w:val="0"/>
      <w:autoSpaceDE w:val="0"/>
      <w:autoSpaceDN w:val="0"/>
      <w:spacing w:after="0" w:line="240" w:lineRule="auto"/>
    </w:pPr>
  </w:style>
  <w:style w:type="character" w:styleId="ad">
    <w:name w:val="Emphasis"/>
    <w:basedOn w:val="a1"/>
    <w:uiPriority w:val="20"/>
    <w:qFormat/>
    <w:rsid w:val="00B14428"/>
    <w:rPr>
      <w:i/>
      <w:iCs/>
    </w:rPr>
  </w:style>
  <w:style w:type="character" w:customStyle="1" w:styleId="2Char">
    <w:name w:val="제목 2 Char"/>
    <w:aliases w:val="h2 Char,Level 2 Topic Heading Char,A:TIT_lv-2 Char,F:TIT_nv-2 Char1,F:TIT_nv-2 Char Char,A:TIT_lv-21 Char"/>
    <w:basedOn w:val="a1"/>
    <w:link w:val="2"/>
    <w:uiPriority w:val="9"/>
    <w:rsid w:val="00B14428"/>
    <w:rPr>
      <w:rFonts w:asciiTheme="majorHAnsi" w:eastAsiaTheme="majorEastAsia" w:hAnsiTheme="majorHAnsi" w:cstheme="majorBidi"/>
    </w:rPr>
  </w:style>
  <w:style w:type="character" w:styleId="ae">
    <w:name w:val="Intense Reference"/>
    <w:basedOn w:val="a1"/>
    <w:uiPriority w:val="32"/>
    <w:qFormat/>
    <w:rsid w:val="00B14428"/>
    <w:rPr>
      <w:b/>
      <w:bCs/>
      <w:smallCaps/>
      <w:color w:val="C0504D" w:themeColor="accent2"/>
      <w:spacing w:val="5"/>
      <w:u w:val="single"/>
    </w:rPr>
  </w:style>
  <w:style w:type="character" w:styleId="af">
    <w:name w:val="Book Title"/>
    <w:basedOn w:val="a1"/>
    <w:uiPriority w:val="33"/>
    <w:qFormat/>
    <w:rsid w:val="00B14428"/>
    <w:rPr>
      <w:b/>
      <w:bCs/>
      <w:smallCaps/>
      <w:spacing w:val="5"/>
    </w:rPr>
  </w:style>
  <w:style w:type="character" w:customStyle="1" w:styleId="3Char">
    <w:name w:val="제목 3 Char"/>
    <w:aliases w:val="h3 Char,A:TIT_lv-3 Char,F:TIT_nv-3 Char"/>
    <w:basedOn w:val="a1"/>
    <w:link w:val="3"/>
    <w:uiPriority w:val="9"/>
    <w:rsid w:val="00B1307D"/>
    <w:rPr>
      <w:rFonts w:asciiTheme="majorHAnsi" w:eastAsiaTheme="majorEastAsia" w:hAnsiTheme="majorHAnsi" w:cstheme="majorBidi"/>
    </w:rPr>
  </w:style>
  <w:style w:type="character" w:customStyle="1" w:styleId="4Char">
    <w:name w:val="제목 4 Char"/>
    <w:aliases w:val="h4 Char,A:TIT_lv-4 Char,F:TIT_nv-4 Char"/>
    <w:basedOn w:val="a1"/>
    <w:link w:val="4"/>
    <w:uiPriority w:val="9"/>
    <w:rsid w:val="00B14428"/>
    <w:rPr>
      <w:rFonts w:ascii="Arial" w:eastAsia="MS Mincho" w:hAnsi="Arial" w:cs="Arial"/>
      <w:b/>
      <w:bCs/>
      <w:kern w:val="0"/>
      <w:szCs w:val="20"/>
      <w:lang w:eastAsia="en-US"/>
    </w:rPr>
  </w:style>
  <w:style w:type="character" w:customStyle="1" w:styleId="5Char">
    <w:name w:val="제목 5 Char"/>
    <w:aliases w:val="h5 Char"/>
    <w:basedOn w:val="a1"/>
    <w:link w:val="5"/>
    <w:rsid w:val="00B14428"/>
    <w:rPr>
      <w:rFonts w:ascii="Arial" w:eastAsia="MS Mincho" w:hAnsi="Arial" w:cs="Arial"/>
      <w:b/>
      <w:bCs/>
      <w:color w:val="33759F"/>
      <w:kern w:val="0"/>
      <w:szCs w:val="20"/>
      <w:lang w:eastAsia="en-US"/>
    </w:rPr>
  </w:style>
  <w:style w:type="character" w:customStyle="1" w:styleId="6Char">
    <w:name w:val="제목 6 Char"/>
    <w:aliases w:val="h6 Char"/>
    <w:basedOn w:val="a1"/>
    <w:link w:val="6"/>
    <w:rsid w:val="00B14428"/>
    <w:rPr>
      <w:rFonts w:ascii="Arial" w:eastAsia="MS Mincho" w:hAnsi="Arial" w:cs="Arial"/>
      <w:b/>
      <w:bCs/>
      <w:color w:val="33759F"/>
      <w:kern w:val="0"/>
      <w:szCs w:val="20"/>
      <w:lang w:eastAsia="en-US"/>
    </w:rPr>
  </w:style>
  <w:style w:type="paragraph" w:customStyle="1" w:styleId="TableBody">
    <w:name w:val="Table Body"/>
    <w:aliases w:val="tp"/>
    <w:basedOn w:val="a"/>
    <w:rsid w:val="00B14428"/>
    <w:pPr>
      <w:numPr>
        <w:numId w:val="1"/>
      </w:numPr>
      <w:spacing w:before="20" w:after="20" w:line="240" w:lineRule="auto"/>
    </w:pPr>
    <w:rPr>
      <w:rFonts w:ascii="Arial" w:eastAsia="맑은 고딕" w:hAnsi="Arial" w:cs="Arial"/>
      <w:kern w:val="0"/>
      <w:sz w:val="18"/>
      <w:szCs w:val="18"/>
      <w:lang w:eastAsia="en-US"/>
    </w:rPr>
  </w:style>
  <w:style w:type="paragraph" w:styleId="af0">
    <w:name w:val="List Paragraph"/>
    <w:basedOn w:val="a"/>
    <w:uiPriority w:val="34"/>
    <w:qFormat/>
    <w:rsid w:val="00B14428"/>
    <w:pPr>
      <w:spacing w:before="20" w:after="20" w:line="240" w:lineRule="auto"/>
      <w:ind w:leftChars="400" w:left="800"/>
    </w:pPr>
    <w:rPr>
      <w:rFonts w:ascii="Arial" w:eastAsia="맑은 고딕" w:hAnsi="Arial" w:cs="Arial"/>
      <w:kern w:val="0"/>
      <w:szCs w:val="20"/>
      <w:lang w:eastAsia="en-US"/>
    </w:rPr>
  </w:style>
  <w:style w:type="paragraph" w:styleId="a0">
    <w:name w:val="Body Text"/>
    <w:basedOn w:val="a"/>
    <w:link w:val="Char4"/>
    <w:uiPriority w:val="99"/>
    <w:semiHidden/>
    <w:unhideWhenUsed/>
    <w:rsid w:val="00B14428"/>
    <w:pPr>
      <w:spacing w:after="180"/>
    </w:pPr>
  </w:style>
  <w:style w:type="character" w:customStyle="1" w:styleId="Char4">
    <w:name w:val="본문 Char"/>
    <w:basedOn w:val="a1"/>
    <w:link w:val="a0"/>
    <w:uiPriority w:val="99"/>
    <w:semiHidden/>
    <w:rsid w:val="00B14428"/>
  </w:style>
  <w:style w:type="character" w:styleId="af1">
    <w:name w:val="Strong"/>
    <w:basedOn w:val="a1"/>
    <w:uiPriority w:val="22"/>
    <w:qFormat/>
    <w:rsid w:val="00B14428"/>
    <w:rPr>
      <w:b/>
      <w:bCs/>
    </w:rPr>
  </w:style>
  <w:style w:type="paragraph" w:styleId="TOC">
    <w:name w:val="TOC Heading"/>
    <w:basedOn w:val="1"/>
    <w:next w:val="a"/>
    <w:uiPriority w:val="39"/>
    <w:semiHidden/>
    <w:unhideWhenUsed/>
    <w:qFormat/>
    <w:rsid w:val="00B14428"/>
    <w:pPr>
      <w:keepLines/>
      <w:spacing w:before="480" w:after="0"/>
      <w:jc w:val="left"/>
      <w:outlineLvl w:val="9"/>
    </w:pPr>
    <w:rPr>
      <w:b/>
      <w:bCs/>
      <w:color w:val="365F91" w:themeColor="accent1" w:themeShade="BF"/>
      <w:kern w:val="0"/>
    </w:rPr>
  </w:style>
  <w:style w:type="paragraph" w:styleId="10">
    <w:name w:val="toc 1"/>
    <w:basedOn w:val="a"/>
    <w:next w:val="a"/>
    <w:autoRedefine/>
    <w:uiPriority w:val="39"/>
    <w:unhideWhenUsed/>
    <w:rsid w:val="001452F4"/>
    <w:pPr>
      <w:tabs>
        <w:tab w:val="left" w:pos="400"/>
        <w:tab w:val="right" w:leader="dot" w:pos="9016"/>
      </w:tabs>
    </w:pPr>
    <w:rPr>
      <w:rFonts w:asciiTheme="minorEastAsia" w:hAnsiTheme="minorEastAsia"/>
      <w:b/>
      <w:bCs/>
      <w:noProof/>
      <w:sz w:val="22"/>
    </w:rPr>
  </w:style>
  <w:style w:type="paragraph" w:styleId="21">
    <w:name w:val="toc 2"/>
    <w:basedOn w:val="a"/>
    <w:next w:val="a"/>
    <w:autoRedefine/>
    <w:uiPriority w:val="39"/>
    <w:unhideWhenUsed/>
    <w:rsid w:val="001452F4"/>
    <w:pPr>
      <w:tabs>
        <w:tab w:val="left" w:pos="1000"/>
        <w:tab w:val="right" w:leader="dot" w:pos="9016"/>
      </w:tabs>
      <w:spacing w:line="240" w:lineRule="auto"/>
      <w:ind w:leftChars="200" w:left="400"/>
    </w:pPr>
    <w:rPr>
      <w:rFonts w:eastAsiaTheme="minorHAnsi"/>
      <w:b/>
      <w:bCs/>
      <w:noProof/>
      <w:sz w:val="22"/>
    </w:rPr>
  </w:style>
  <w:style w:type="paragraph" w:styleId="30">
    <w:name w:val="toc 3"/>
    <w:basedOn w:val="a"/>
    <w:next w:val="a"/>
    <w:autoRedefine/>
    <w:uiPriority w:val="39"/>
    <w:unhideWhenUsed/>
    <w:rsid w:val="00D20B77"/>
    <w:pPr>
      <w:tabs>
        <w:tab w:val="right" w:leader="dot" w:pos="9016"/>
      </w:tabs>
      <w:ind w:leftChars="400" w:left="800"/>
    </w:pPr>
    <w:rPr>
      <w:noProof/>
      <w:sz w:val="18"/>
    </w:rPr>
  </w:style>
  <w:style w:type="character" w:styleId="af2">
    <w:name w:val="Hyperlink"/>
    <w:basedOn w:val="a1"/>
    <w:uiPriority w:val="99"/>
    <w:unhideWhenUsed/>
    <w:rsid w:val="00B14428"/>
    <w:rPr>
      <w:color w:val="0000FF" w:themeColor="hyperlink"/>
      <w:u w:val="single"/>
    </w:rPr>
  </w:style>
  <w:style w:type="paragraph" w:styleId="af3">
    <w:name w:val="Normal (Web)"/>
    <w:basedOn w:val="a"/>
    <w:uiPriority w:val="99"/>
    <w:unhideWhenUsed/>
    <w:rsid w:val="002F6CA9"/>
    <w:pPr>
      <w:spacing w:before="100" w:beforeAutospacing="1" w:after="100" w:afterAutospacing="1" w:line="240" w:lineRule="auto"/>
      <w:jc w:val="left"/>
    </w:pPr>
    <w:rPr>
      <w:rFonts w:ascii="굴림" w:eastAsia="굴림" w:hAnsi="굴림" w:cs="굴림"/>
      <w:kern w:val="0"/>
      <w:sz w:val="24"/>
      <w:szCs w:val="24"/>
    </w:rPr>
  </w:style>
  <w:style w:type="character" w:customStyle="1" w:styleId="etymology3">
    <w:name w:val="etymology3"/>
    <w:basedOn w:val="a1"/>
    <w:rsid w:val="00BB4778"/>
  </w:style>
  <w:style w:type="paragraph" w:customStyle="1" w:styleId="Version">
    <w:name w:val="Version"/>
    <w:basedOn w:val="a"/>
    <w:next w:val="a0"/>
    <w:rsid w:val="00B1307D"/>
    <w:pPr>
      <w:keepLines/>
      <w:pBdr>
        <w:top w:val="single" w:sz="4" w:space="1" w:color="auto"/>
        <w:bottom w:val="single" w:sz="4" w:space="1" w:color="auto"/>
      </w:pBdr>
      <w:spacing w:after="400" w:line="240" w:lineRule="auto"/>
    </w:pPr>
    <w:rPr>
      <w:rFonts w:ascii="Arial" w:eastAsia="맑은 고딕" w:hAnsi="Arial" w:cs="Arial"/>
      <w:noProof/>
      <w:kern w:val="0"/>
      <w:sz w:val="16"/>
      <w:szCs w:val="20"/>
      <w:lang w:eastAsia="en-US"/>
    </w:rPr>
  </w:style>
  <w:style w:type="character" w:styleId="af4">
    <w:name w:val="Placeholder Text"/>
    <w:basedOn w:val="a1"/>
    <w:uiPriority w:val="99"/>
    <w:semiHidden/>
    <w:rsid w:val="00404906"/>
    <w:rPr>
      <w:color w:val="808080"/>
    </w:rPr>
  </w:style>
  <w:style w:type="paragraph" w:styleId="40">
    <w:name w:val="toc 4"/>
    <w:basedOn w:val="a"/>
    <w:next w:val="a"/>
    <w:autoRedefine/>
    <w:uiPriority w:val="39"/>
    <w:unhideWhenUsed/>
    <w:rsid w:val="00605751"/>
    <w:pPr>
      <w:widowControl w:val="0"/>
      <w:wordWrap w:val="0"/>
      <w:autoSpaceDE w:val="0"/>
      <w:autoSpaceDN w:val="0"/>
      <w:ind w:leftChars="600" w:left="1275"/>
    </w:pPr>
  </w:style>
  <w:style w:type="paragraph" w:styleId="50">
    <w:name w:val="toc 5"/>
    <w:basedOn w:val="a"/>
    <w:next w:val="a"/>
    <w:autoRedefine/>
    <w:uiPriority w:val="39"/>
    <w:unhideWhenUsed/>
    <w:rsid w:val="00605751"/>
    <w:pPr>
      <w:widowControl w:val="0"/>
      <w:wordWrap w:val="0"/>
      <w:autoSpaceDE w:val="0"/>
      <w:autoSpaceDN w:val="0"/>
      <w:ind w:leftChars="800" w:left="1700"/>
    </w:pPr>
  </w:style>
  <w:style w:type="paragraph" w:styleId="60">
    <w:name w:val="toc 6"/>
    <w:basedOn w:val="a"/>
    <w:next w:val="a"/>
    <w:autoRedefine/>
    <w:uiPriority w:val="39"/>
    <w:unhideWhenUsed/>
    <w:rsid w:val="00605751"/>
    <w:pPr>
      <w:widowControl w:val="0"/>
      <w:wordWrap w:val="0"/>
      <w:autoSpaceDE w:val="0"/>
      <w:autoSpaceDN w:val="0"/>
      <w:ind w:leftChars="1000" w:left="2125"/>
    </w:pPr>
  </w:style>
  <w:style w:type="paragraph" w:styleId="7">
    <w:name w:val="toc 7"/>
    <w:basedOn w:val="a"/>
    <w:next w:val="a"/>
    <w:autoRedefine/>
    <w:uiPriority w:val="39"/>
    <w:unhideWhenUsed/>
    <w:rsid w:val="00605751"/>
    <w:pPr>
      <w:widowControl w:val="0"/>
      <w:wordWrap w:val="0"/>
      <w:autoSpaceDE w:val="0"/>
      <w:autoSpaceDN w:val="0"/>
      <w:ind w:leftChars="1200" w:left="2550"/>
    </w:pPr>
  </w:style>
  <w:style w:type="paragraph" w:styleId="8">
    <w:name w:val="toc 8"/>
    <w:basedOn w:val="a"/>
    <w:next w:val="a"/>
    <w:autoRedefine/>
    <w:uiPriority w:val="39"/>
    <w:unhideWhenUsed/>
    <w:rsid w:val="00605751"/>
    <w:pPr>
      <w:widowControl w:val="0"/>
      <w:wordWrap w:val="0"/>
      <w:autoSpaceDE w:val="0"/>
      <w:autoSpaceDN w:val="0"/>
      <w:ind w:leftChars="1400" w:left="2975"/>
    </w:pPr>
  </w:style>
  <w:style w:type="paragraph" w:styleId="9">
    <w:name w:val="toc 9"/>
    <w:basedOn w:val="a"/>
    <w:next w:val="a"/>
    <w:autoRedefine/>
    <w:uiPriority w:val="39"/>
    <w:unhideWhenUsed/>
    <w:rsid w:val="00605751"/>
    <w:pPr>
      <w:widowControl w:val="0"/>
      <w:wordWrap w:val="0"/>
      <w:autoSpaceDE w:val="0"/>
      <w:autoSpaceDN w:val="0"/>
      <w:ind w:leftChars="1600" w:left="3400"/>
    </w:pPr>
  </w:style>
  <w:style w:type="paragraph" w:styleId="af5">
    <w:name w:val="Revision"/>
    <w:hidden/>
    <w:uiPriority w:val="99"/>
    <w:semiHidden/>
    <w:rsid w:val="00667006"/>
    <w:pPr>
      <w:spacing w:after="0" w:line="240" w:lineRule="auto"/>
      <w:jc w:val="left"/>
    </w:pPr>
  </w:style>
  <w:style w:type="character" w:styleId="af6">
    <w:name w:val="FollowedHyperlink"/>
    <w:basedOn w:val="a1"/>
    <w:uiPriority w:val="99"/>
    <w:semiHidden/>
    <w:unhideWhenUsed/>
    <w:rsid w:val="0086182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1222952">
      <w:bodyDiv w:val="1"/>
      <w:marLeft w:val="0"/>
      <w:marRight w:val="0"/>
      <w:marTop w:val="0"/>
      <w:marBottom w:val="0"/>
      <w:divBdr>
        <w:top w:val="none" w:sz="0" w:space="0" w:color="auto"/>
        <w:left w:val="none" w:sz="0" w:space="0" w:color="auto"/>
        <w:bottom w:val="none" w:sz="0" w:space="0" w:color="auto"/>
        <w:right w:val="none" w:sz="0" w:space="0" w:color="auto"/>
      </w:divBdr>
      <w:divsChild>
        <w:div w:id="523710577">
          <w:marLeft w:val="0"/>
          <w:marRight w:val="0"/>
          <w:marTop w:val="0"/>
          <w:marBottom w:val="0"/>
          <w:divBdr>
            <w:top w:val="none" w:sz="0" w:space="0" w:color="auto"/>
            <w:left w:val="none" w:sz="0" w:space="0" w:color="auto"/>
            <w:bottom w:val="none" w:sz="0" w:space="0" w:color="auto"/>
            <w:right w:val="none" w:sz="0" w:space="0" w:color="auto"/>
          </w:divBdr>
        </w:div>
      </w:divsChild>
    </w:div>
    <w:div w:id="155221296">
      <w:bodyDiv w:val="1"/>
      <w:marLeft w:val="0"/>
      <w:marRight w:val="0"/>
      <w:marTop w:val="0"/>
      <w:marBottom w:val="0"/>
      <w:divBdr>
        <w:top w:val="none" w:sz="0" w:space="0" w:color="auto"/>
        <w:left w:val="none" w:sz="0" w:space="0" w:color="auto"/>
        <w:bottom w:val="none" w:sz="0" w:space="0" w:color="auto"/>
        <w:right w:val="none" w:sz="0" w:space="0" w:color="auto"/>
      </w:divBdr>
      <w:divsChild>
        <w:div w:id="86195231">
          <w:marLeft w:val="274"/>
          <w:marRight w:val="0"/>
          <w:marTop w:val="0"/>
          <w:marBottom w:val="0"/>
          <w:divBdr>
            <w:top w:val="none" w:sz="0" w:space="0" w:color="auto"/>
            <w:left w:val="none" w:sz="0" w:space="0" w:color="auto"/>
            <w:bottom w:val="none" w:sz="0" w:space="0" w:color="auto"/>
            <w:right w:val="none" w:sz="0" w:space="0" w:color="auto"/>
          </w:divBdr>
        </w:div>
      </w:divsChild>
    </w:div>
    <w:div w:id="192227172">
      <w:bodyDiv w:val="1"/>
      <w:marLeft w:val="0"/>
      <w:marRight w:val="0"/>
      <w:marTop w:val="0"/>
      <w:marBottom w:val="0"/>
      <w:divBdr>
        <w:top w:val="none" w:sz="0" w:space="0" w:color="auto"/>
        <w:left w:val="none" w:sz="0" w:space="0" w:color="auto"/>
        <w:bottom w:val="none" w:sz="0" w:space="0" w:color="auto"/>
        <w:right w:val="none" w:sz="0" w:space="0" w:color="auto"/>
      </w:divBdr>
      <w:divsChild>
        <w:div w:id="530261652">
          <w:marLeft w:val="0"/>
          <w:marRight w:val="0"/>
          <w:marTop w:val="0"/>
          <w:marBottom w:val="0"/>
          <w:divBdr>
            <w:top w:val="none" w:sz="0" w:space="0" w:color="auto"/>
            <w:left w:val="none" w:sz="0" w:space="0" w:color="auto"/>
            <w:bottom w:val="none" w:sz="0" w:space="0" w:color="auto"/>
            <w:right w:val="none" w:sz="0" w:space="0" w:color="auto"/>
          </w:divBdr>
        </w:div>
      </w:divsChild>
    </w:div>
    <w:div w:id="204757456">
      <w:bodyDiv w:val="1"/>
      <w:marLeft w:val="0"/>
      <w:marRight w:val="0"/>
      <w:marTop w:val="0"/>
      <w:marBottom w:val="0"/>
      <w:divBdr>
        <w:top w:val="none" w:sz="0" w:space="0" w:color="auto"/>
        <w:left w:val="none" w:sz="0" w:space="0" w:color="auto"/>
        <w:bottom w:val="none" w:sz="0" w:space="0" w:color="auto"/>
        <w:right w:val="none" w:sz="0" w:space="0" w:color="auto"/>
      </w:divBdr>
      <w:divsChild>
        <w:div w:id="22051158">
          <w:marLeft w:val="0"/>
          <w:marRight w:val="0"/>
          <w:marTop w:val="0"/>
          <w:marBottom w:val="0"/>
          <w:divBdr>
            <w:top w:val="none" w:sz="0" w:space="0" w:color="auto"/>
            <w:left w:val="none" w:sz="0" w:space="0" w:color="auto"/>
            <w:bottom w:val="none" w:sz="0" w:space="0" w:color="auto"/>
            <w:right w:val="none" w:sz="0" w:space="0" w:color="auto"/>
          </w:divBdr>
          <w:divsChild>
            <w:div w:id="1660184376">
              <w:marLeft w:val="0"/>
              <w:marRight w:val="0"/>
              <w:marTop w:val="0"/>
              <w:marBottom w:val="0"/>
              <w:divBdr>
                <w:top w:val="none" w:sz="0" w:space="0" w:color="auto"/>
                <w:left w:val="none" w:sz="0" w:space="0" w:color="auto"/>
                <w:bottom w:val="none" w:sz="0" w:space="0" w:color="auto"/>
                <w:right w:val="none" w:sz="0" w:space="0" w:color="auto"/>
              </w:divBdr>
            </w:div>
            <w:div w:id="1962951694">
              <w:marLeft w:val="0"/>
              <w:marRight w:val="0"/>
              <w:marTop w:val="0"/>
              <w:marBottom w:val="0"/>
              <w:divBdr>
                <w:top w:val="none" w:sz="0" w:space="0" w:color="auto"/>
                <w:left w:val="none" w:sz="0" w:space="0" w:color="auto"/>
                <w:bottom w:val="none" w:sz="0" w:space="0" w:color="auto"/>
                <w:right w:val="none" w:sz="0" w:space="0" w:color="auto"/>
              </w:divBdr>
            </w:div>
            <w:div w:id="1737899445">
              <w:marLeft w:val="0"/>
              <w:marRight w:val="0"/>
              <w:marTop w:val="0"/>
              <w:marBottom w:val="0"/>
              <w:divBdr>
                <w:top w:val="none" w:sz="0" w:space="0" w:color="auto"/>
                <w:left w:val="none" w:sz="0" w:space="0" w:color="auto"/>
                <w:bottom w:val="none" w:sz="0" w:space="0" w:color="auto"/>
                <w:right w:val="none" w:sz="0" w:space="0" w:color="auto"/>
              </w:divBdr>
            </w:div>
            <w:div w:id="1820072605">
              <w:marLeft w:val="0"/>
              <w:marRight w:val="0"/>
              <w:marTop w:val="0"/>
              <w:marBottom w:val="0"/>
              <w:divBdr>
                <w:top w:val="none" w:sz="0" w:space="0" w:color="auto"/>
                <w:left w:val="none" w:sz="0" w:space="0" w:color="auto"/>
                <w:bottom w:val="none" w:sz="0" w:space="0" w:color="auto"/>
                <w:right w:val="none" w:sz="0" w:space="0" w:color="auto"/>
              </w:divBdr>
            </w:div>
            <w:div w:id="406805712">
              <w:marLeft w:val="0"/>
              <w:marRight w:val="0"/>
              <w:marTop w:val="0"/>
              <w:marBottom w:val="0"/>
              <w:divBdr>
                <w:top w:val="none" w:sz="0" w:space="0" w:color="auto"/>
                <w:left w:val="none" w:sz="0" w:space="0" w:color="auto"/>
                <w:bottom w:val="none" w:sz="0" w:space="0" w:color="auto"/>
                <w:right w:val="none" w:sz="0" w:space="0" w:color="auto"/>
              </w:divBdr>
            </w:div>
            <w:div w:id="726031142">
              <w:marLeft w:val="0"/>
              <w:marRight w:val="0"/>
              <w:marTop w:val="0"/>
              <w:marBottom w:val="0"/>
              <w:divBdr>
                <w:top w:val="none" w:sz="0" w:space="0" w:color="auto"/>
                <w:left w:val="none" w:sz="0" w:space="0" w:color="auto"/>
                <w:bottom w:val="none" w:sz="0" w:space="0" w:color="auto"/>
                <w:right w:val="none" w:sz="0" w:space="0" w:color="auto"/>
              </w:divBdr>
            </w:div>
            <w:div w:id="1800537640">
              <w:marLeft w:val="0"/>
              <w:marRight w:val="0"/>
              <w:marTop w:val="0"/>
              <w:marBottom w:val="0"/>
              <w:divBdr>
                <w:top w:val="none" w:sz="0" w:space="0" w:color="auto"/>
                <w:left w:val="none" w:sz="0" w:space="0" w:color="auto"/>
                <w:bottom w:val="none" w:sz="0" w:space="0" w:color="auto"/>
                <w:right w:val="none" w:sz="0" w:space="0" w:color="auto"/>
              </w:divBdr>
            </w:div>
            <w:div w:id="823666737">
              <w:marLeft w:val="0"/>
              <w:marRight w:val="0"/>
              <w:marTop w:val="0"/>
              <w:marBottom w:val="0"/>
              <w:divBdr>
                <w:top w:val="none" w:sz="0" w:space="0" w:color="auto"/>
                <w:left w:val="none" w:sz="0" w:space="0" w:color="auto"/>
                <w:bottom w:val="none" w:sz="0" w:space="0" w:color="auto"/>
                <w:right w:val="none" w:sz="0" w:space="0" w:color="auto"/>
              </w:divBdr>
            </w:div>
            <w:div w:id="1993019878">
              <w:marLeft w:val="0"/>
              <w:marRight w:val="0"/>
              <w:marTop w:val="0"/>
              <w:marBottom w:val="0"/>
              <w:divBdr>
                <w:top w:val="none" w:sz="0" w:space="0" w:color="auto"/>
                <w:left w:val="none" w:sz="0" w:space="0" w:color="auto"/>
                <w:bottom w:val="none" w:sz="0" w:space="0" w:color="auto"/>
                <w:right w:val="none" w:sz="0" w:space="0" w:color="auto"/>
              </w:divBdr>
            </w:div>
            <w:div w:id="515537050">
              <w:marLeft w:val="0"/>
              <w:marRight w:val="0"/>
              <w:marTop w:val="0"/>
              <w:marBottom w:val="0"/>
              <w:divBdr>
                <w:top w:val="none" w:sz="0" w:space="0" w:color="auto"/>
                <w:left w:val="none" w:sz="0" w:space="0" w:color="auto"/>
                <w:bottom w:val="none" w:sz="0" w:space="0" w:color="auto"/>
                <w:right w:val="none" w:sz="0" w:space="0" w:color="auto"/>
              </w:divBdr>
            </w:div>
            <w:div w:id="1343314805">
              <w:marLeft w:val="0"/>
              <w:marRight w:val="0"/>
              <w:marTop w:val="0"/>
              <w:marBottom w:val="0"/>
              <w:divBdr>
                <w:top w:val="none" w:sz="0" w:space="0" w:color="auto"/>
                <w:left w:val="none" w:sz="0" w:space="0" w:color="auto"/>
                <w:bottom w:val="none" w:sz="0" w:space="0" w:color="auto"/>
                <w:right w:val="none" w:sz="0" w:space="0" w:color="auto"/>
              </w:divBdr>
            </w:div>
            <w:div w:id="830104171">
              <w:marLeft w:val="0"/>
              <w:marRight w:val="0"/>
              <w:marTop w:val="0"/>
              <w:marBottom w:val="0"/>
              <w:divBdr>
                <w:top w:val="none" w:sz="0" w:space="0" w:color="auto"/>
                <w:left w:val="none" w:sz="0" w:space="0" w:color="auto"/>
                <w:bottom w:val="none" w:sz="0" w:space="0" w:color="auto"/>
                <w:right w:val="none" w:sz="0" w:space="0" w:color="auto"/>
              </w:divBdr>
            </w:div>
            <w:div w:id="1431970611">
              <w:marLeft w:val="0"/>
              <w:marRight w:val="0"/>
              <w:marTop w:val="0"/>
              <w:marBottom w:val="0"/>
              <w:divBdr>
                <w:top w:val="none" w:sz="0" w:space="0" w:color="auto"/>
                <w:left w:val="none" w:sz="0" w:space="0" w:color="auto"/>
                <w:bottom w:val="none" w:sz="0" w:space="0" w:color="auto"/>
                <w:right w:val="none" w:sz="0" w:space="0" w:color="auto"/>
              </w:divBdr>
            </w:div>
            <w:div w:id="1865751504">
              <w:marLeft w:val="0"/>
              <w:marRight w:val="0"/>
              <w:marTop w:val="0"/>
              <w:marBottom w:val="0"/>
              <w:divBdr>
                <w:top w:val="none" w:sz="0" w:space="0" w:color="auto"/>
                <w:left w:val="none" w:sz="0" w:space="0" w:color="auto"/>
                <w:bottom w:val="none" w:sz="0" w:space="0" w:color="auto"/>
                <w:right w:val="none" w:sz="0" w:space="0" w:color="auto"/>
              </w:divBdr>
            </w:div>
            <w:div w:id="2007248499">
              <w:marLeft w:val="0"/>
              <w:marRight w:val="0"/>
              <w:marTop w:val="0"/>
              <w:marBottom w:val="0"/>
              <w:divBdr>
                <w:top w:val="none" w:sz="0" w:space="0" w:color="auto"/>
                <w:left w:val="none" w:sz="0" w:space="0" w:color="auto"/>
                <w:bottom w:val="none" w:sz="0" w:space="0" w:color="auto"/>
                <w:right w:val="none" w:sz="0" w:space="0" w:color="auto"/>
              </w:divBdr>
            </w:div>
            <w:div w:id="26581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8938">
      <w:bodyDiv w:val="1"/>
      <w:marLeft w:val="0"/>
      <w:marRight w:val="0"/>
      <w:marTop w:val="0"/>
      <w:marBottom w:val="0"/>
      <w:divBdr>
        <w:top w:val="none" w:sz="0" w:space="0" w:color="auto"/>
        <w:left w:val="none" w:sz="0" w:space="0" w:color="auto"/>
        <w:bottom w:val="none" w:sz="0" w:space="0" w:color="auto"/>
        <w:right w:val="none" w:sz="0" w:space="0" w:color="auto"/>
      </w:divBdr>
      <w:divsChild>
        <w:div w:id="1178426214">
          <w:marLeft w:val="274"/>
          <w:marRight w:val="0"/>
          <w:marTop w:val="0"/>
          <w:marBottom w:val="0"/>
          <w:divBdr>
            <w:top w:val="none" w:sz="0" w:space="0" w:color="auto"/>
            <w:left w:val="none" w:sz="0" w:space="0" w:color="auto"/>
            <w:bottom w:val="none" w:sz="0" w:space="0" w:color="auto"/>
            <w:right w:val="none" w:sz="0" w:space="0" w:color="auto"/>
          </w:divBdr>
        </w:div>
        <w:div w:id="245378965">
          <w:marLeft w:val="274"/>
          <w:marRight w:val="0"/>
          <w:marTop w:val="0"/>
          <w:marBottom w:val="0"/>
          <w:divBdr>
            <w:top w:val="none" w:sz="0" w:space="0" w:color="auto"/>
            <w:left w:val="none" w:sz="0" w:space="0" w:color="auto"/>
            <w:bottom w:val="none" w:sz="0" w:space="0" w:color="auto"/>
            <w:right w:val="none" w:sz="0" w:space="0" w:color="auto"/>
          </w:divBdr>
        </w:div>
      </w:divsChild>
    </w:div>
    <w:div w:id="265889675">
      <w:bodyDiv w:val="1"/>
      <w:marLeft w:val="0"/>
      <w:marRight w:val="0"/>
      <w:marTop w:val="0"/>
      <w:marBottom w:val="0"/>
      <w:divBdr>
        <w:top w:val="none" w:sz="0" w:space="0" w:color="auto"/>
        <w:left w:val="none" w:sz="0" w:space="0" w:color="auto"/>
        <w:bottom w:val="none" w:sz="0" w:space="0" w:color="auto"/>
        <w:right w:val="none" w:sz="0" w:space="0" w:color="auto"/>
      </w:divBdr>
    </w:div>
    <w:div w:id="284043562">
      <w:bodyDiv w:val="1"/>
      <w:marLeft w:val="0"/>
      <w:marRight w:val="0"/>
      <w:marTop w:val="0"/>
      <w:marBottom w:val="0"/>
      <w:divBdr>
        <w:top w:val="none" w:sz="0" w:space="0" w:color="auto"/>
        <w:left w:val="none" w:sz="0" w:space="0" w:color="auto"/>
        <w:bottom w:val="none" w:sz="0" w:space="0" w:color="auto"/>
        <w:right w:val="none" w:sz="0" w:space="0" w:color="auto"/>
      </w:divBdr>
      <w:divsChild>
        <w:div w:id="1276330953">
          <w:marLeft w:val="0"/>
          <w:marRight w:val="0"/>
          <w:marTop w:val="0"/>
          <w:marBottom w:val="0"/>
          <w:divBdr>
            <w:top w:val="none" w:sz="0" w:space="0" w:color="auto"/>
            <w:left w:val="none" w:sz="0" w:space="0" w:color="auto"/>
            <w:bottom w:val="none" w:sz="0" w:space="0" w:color="auto"/>
            <w:right w:val="none" w:sz="0" w:space="0" w:color="auto"/>
          </w:divBdr>
          <w:divsChild>
            <w:div w:id="2012952206">
              <w:marLeft w:val="0"/>
              <w:marRight w:val="0"/>
              <w:marTop w:val="0"/>
              <w:marBottom w:val="0"/>
              <w:divBdr>
                <w:top w:val="none" w:sz="0" w:space="0" w:color="auto"/>
                <w:left w:val="none" w:sz="0" w:space="0" w:color="auto"/>
                <w:bottom w:val="none" w:sz="0" w:space="0" w:color="auto"/>
                <w:right w:val="none" w:sz="0" w:space="0" w:color="auto"/>
              </w:divBdr>
            </w:div>
            <w:div w:id="19352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5696">
      <w:bodyDiv w:val="1"/>
      <w:marLeft w:val="0"/>
      <w:marRight w:val="0"/>
      <w:marTop w:val="0"/>
      <w:marBottom w:val="0"/>
      <w:divBdr>
        <w:top w:val="none" w:sz="0" w:space="0" w:color="auto"/>
        <w:left w:val="none" w:sz="0" w:space="0" w:color="auto"/>
        <w:bottom w:val="none" w:sz="0" w:space="0" w:color="auto"/>
        <w:right w:val="none" w:sz="0" w:space="0" w:color="auto"/>
      </w:divBdr>
      <w:divsChild>
        <w:div w:id="201021934">
          <w:marLeft w:val="0"/>
          <w:marRight w:val="0"/>
          <w:marTop w:val="0"/>
          <w:marBottom w:val="0"/>
          <w:divBdr>
            <w:top w:val="none" w:sz="0" w:space="0" w:color="auto"/>
            <w:left w:val="none" w:sz="0" w:space="0" w:color="auto"/>
            <w:bottom w:val="none" w:sz="0" w:space="0" w:color="auto"/>
            <w:right w:val="none" w:sz="0" w:space="0" w:color="auto"/>
          </w:divBdr>
        </w:div>
      </w:divsChild>
    </w:div>
    <w:div w:id="306471746">
      <w:bodyDiv w:val="1"/>
      <w:marLeft w:val="0"/>
      <w:marRight w:val="0"/>
      <w:marTop w:val="0"/>
      <w:marBottom w:val="0"/>
      <w:divBdr>
        <w:top w:val="none" w:sz="0" w:space="0" w:color="auto"/>
        <w:left w:val="none" w:sz="0" w:space="0" w:color="auto"/>
        <w:bottom w:val="none" w:sz="0" w:space="0" w:color="auto"/>
        <w:right w:val="none" w:sz="0" w:space="0" w:color="auto"/>
      </w:divBdr>
    </w:div>
    <w:div w:id="406804299">
      <w:bodyDiv w:val="1"/>
      <w:marLeft w:val="0"/>
      <w:marRight w:val="0"/>
      <w:marTop w:val="0"/>
      <w:marBottom w:val="0"/>
      <w:divBdr>
        <w:top w:val="none" w:sz="0" w:space="0" w:color="auto"/>
        <w:left w:val="none" w:sz="0" w:space="0" w:color="auto"/>
        <w:bottom w:val="none" w:sz="0" w:space="0" w:color="auto"/>
        <w:right w:val="none" w:sz="0" w:space="0" w:color="auto"/>
      </w:divBdr>
      <w:divsChild>
        <w:div w:id="1681160825">
          <w:marLeft w:val="274"/>
          <w:marRight w:val="0"/>
          <w:marTop w:val="0"/>
          <w:marBottom w:val="0"/>
          <w:divBdr>
            <w:top w:val="none" w:sz="0" w:space="0" w:color="auto"/>
            <w:left w:val="none" w:sz="0" w:space="0" w:color="auto"/>
            <w:bottom w:val="none" w:sz="0" w:space="0" w:color="auto"/>
            <w:right w:val="none" w:sz="0" w:space="0" w:color="auto"/>
          </w:divBdr>
        </w:div>
      </w:divsChild>
    </w:div>
    <w:div w:id="468787577">
      <w:bodyDiv w:val="1"/>
      <w:marLeft w:val="0"/>
      <w:marRight w:val="0"/>
      <w:marTop w:val="0"/>
      <w:marBottom w:val="0"/>
      <w:divBdr>
        <w:top w:val="none" w:sz="0" w:space="0" w:color="auto"/>
        <w:left w:val="none" w:sz="0" w:space="0" w:color="auto"/>
        <w:bottom w:val="none" w:sz="0" w:space="0" w:color="auto"/>
        <w:right w:val="none" w:sz="0" w:space="0" w:color="auto"/>
      </w:divBdr>
      <w:divsChild>
        <w:div w:id="992219228">
          <w:marLeft w:val="274"/>
          <w:marRight w:val="0"/>
          <w:marTop w:val="0"/>
          <w:marBottom w:val="0"/>
          <w:divBdr>
            <w:top w:val="none" w:sz="0" w:space="0" w:color="auto"/>
            <w:left w:val="none" w:sz="0" w:space="0" w:color="auto"/>
            <w:bottom w:val="none" w:sz="0" w:space="0" w:color="auto"/>
            <w:right w:val="none" w:sz="0" w:space="0" w:color="auto"/>
          </w:divBdr>
        </w:div>
      </w:divsChild>
    </w:div>
    <w:div w:id="620769006">
      <w:bodyDiv w:val="1"/>
      <w:marLeft w:val="0"/>
      <w:marRight w:val="0"/>
      <w:marTop w:val="0"/>
      <w:marBottom w:val="0"/>
      <w:divBdr>
        <w:top w:val="none" w:sz="0" w:space="0" w:color="auto"/>
        <w:left w:val="none" w:sz="0" w:space="0" w:color="auto"/>
        <w:bottom w:val="none" w:sz="0" w:space="0" w:color="auto"/>
        <w:right w:val="none" w:sz="0" w:space="0" w:color="auto"/>
      </w:divBdr>
      <w:divsChild>
        <w:div w:id="933130321">
          <w:marLeft w:val="274"/>
          <w:marRight w:val="0"/>
          <w:marTop w:val="0"/>
          <w:marBottom w:val="0"/>
          <w:divBdr>
            <w:top w:val="none" w:sz="0" w:space="0" w:color="auto"/>
            <w:left w:val="none" w:sz="0" w:space="0" w:color="auto"/>
            <w:bottom w:val="none" w:sz="0" w:space="0" w:color="auto"/>
            <w:right w:val="none" w:sz="0" w:space="0" w:color="auto"/>
          </w:divBdr>
        </w:div>
        <w:div w:id="1893039460">
          <w:marLeft w:val="274"/>
          <w:marRight w:val="0"/>
          <w:marTop w:val="0"/>
          <w:marBottom w:val="0"/>
          <w:divBdr>
            <w:top w:val="none" w:sz="0" w:space="0" w:color="auto"/>
            <w:left w:val="none" w:sz="0" w:space="0" w:color="auto"/>
            <w:bottom w:val="none" w:sz="0" w:space="0" w:color="auto"/>
            <w:right w:val="none" w:sz="0" w:space="0" w:color="auto"/>
          </w:divBdr>
        </w:div>
      </w:divsChild>
    </w:div>
    <w:div w:id="716705236">
      <w:bodyDiv w:val="1"/>
      <w:marLeft w:val="0"/>
      <w:marRight w:val="0"/>
      <w:marTop w:val="0"/>
      <w:marBottom w:val="0"/>
      <w:divBdr>
        <w:top w:val="none" w:sz="0" w:space="0" w:color="auto"/>
        <w:left w:val="none" w:sz="0" w:space="0" w:color="auto"/>
        <w:bottom w:val="none" w:sz="0" w:space="0" w:color="auto"/>
        <w:right w:val="none" w:sz="0" w:space="0" w:color="auto"/>
      </w:divBdr>
    </w:div>
    <w:div w:id="749930899">
      <w:bodyDiv w:val="1"/>
      <w:marLeft w:val="0"/>
      <w:marRight w:val="0"/>
      <w:marTop w:val="0"/>
      <w:marBottom w:val="0"/>
      <w:divBdr>
        <w:top w:val="none" w:sz="0" w:space="0" w:color="auto"/>
        <w:left w:val="none" w:sz="0" w:space="0" w:color="auto"/>
        <w:bottom w:val="none" w:sz="0" w:space="0" w:color="auto"/>
        <w:right w:val="none" w:sz="0" w:space="0" w:color="auto"/>
      </w:divBdr>
      <w:divsChild>
        <w:div w:id="1901941580">
          <w:marLeft w:val="274"/>
          <w:marRight w:val="0"/>
          <w:marTop w:val="0"/>
          <w:marBottom w:val="0"/>
          <w:divBdr>
            <w:top w:val="none" w:sz="0" w:space="0" w:color="auto"/>
            <w:left w:val="none" w:sz="0" w:space="0" w:color="auto"/>
            <w:bottom w:val="none" w:sz="0" w:space="0" w:color="auto"/>
            <w:right w:val="none" w:sz="0" w:space="0" w:color="auto"/>
          </w:divBdr>
        </w:div>
      </w:divsChild>
    </w:div>
    <w:div w:id="795102469">
      <w:bodyDiv w:val="1"/>
      <w:marLeft w:val="0"/>
      <w:marRight w:val="0"/>
      <w:marTop w:val="0"/>
      <w:marBottom w:val="0"/>
      <w:divBdr>
        <w:top w:val="none" w:sz="0" w:space="0" w:color="auto"/>
        <w:left w:val="none" w:sz="0" w:space="0" w:color="auto"/>
        <w:bottom w:val="none" w:sz="0" w:space="0" w:color="auto"/>
        <w:right w:val="none" w:sz="0" w:space="0" w:color="auto"/>
      </w:divBdr>
    </w:div>
    <w:div w:id="818687610">
      <w:bodyDiv w:val="1"/>
      <w:marLeft w:val="0"/>
      <w:marRight w:val="0"/>
      <w:marTop w:val="0"/>
      <w:marBottom w:val="0"/>
      <w:divBdr>
        <w:top w:val="none" w:sz="0" w:space="0" w:color="auto"/>
        <w:left w:val="none" w:sz="0" w:space="0" w:color="auto"/>
        <w:bottom w:val="none" w:sz="0" w:space="0" w:color="auto"/>
        <w:right w:val="none" w:sz="0" w:space="0" w:color="auto"/>
      </w:divBdr>
      <w:divsChild>
        <w:div w:id="170338808">
          <w:marLeft w:val="0"/>
          <w:marRight w:val="0"/>
          <w:marTop w:val="0"/>
          <w:marBottom w:val="0"/>
          <w:divBdr>
            <w:top w:val="none" w:sz="0" w:space="0" w:color="auto"/>
            <w:left w:val="none" w:sz="0" w:space="0" w:color="auto"/>
            <w:bottom w:val="none" w:sz="0" w:space="0" w:color="auto"/>
            <w:right w:val="none" w:sz="0" w:space="0" w:color="auto"/>
          </w:divBdr>
          <w:divsChild>
            <w:div w:id="70782682">
              <w:marLeft w:val="0"/>
              <w:marRight w:val="0"/>
              <w:marTop w:val="0"/>
              <w:marBottom w:val="0"/>
              <w:divBdr>
                <w:top w:val="none" w:sz="0" w:space="0" w:color="auto"/>
                <w:left w:val="none" w:sz="0" w:space="0" w:color="auto"/>
                <w:bottom w:val="none" w:sz="0" w:space="0" w:color="auto"/>
                <w:right w:val="none" w:sz="0" w:space="0" w:color="auto"/>
              </w:divBdr>
            </w:div>
            <w:div w:id="1441071637">
              <w:marLeft w:val="0"/>
              <w:marRight w:val="0"/>
              <w:marTop w:val="0"/>
              <w:marBottom w:val="0"/>
              <w:divBdr>
                <w:top w:val="none" w:sz="0" w:space="0" w:color="auto"/>
                <w:left w:val="none" w:sz="0" w:space="0" w:color="auto"/>
                <w:bottom w:val="none" w:sz="0" w:space="0" w:color="auto"/>
                <w:right w:val="none" w:sz="0" w:space="0" w:color="auto"/>
              </w:divBdr>
            </w:div>
            <w:div w:id="1948079542">
              <w:marLeft w:val="0"/>
              <w:marRight w:val="0"/>
              <w:marTop w:val="0"/>
              <w:marBottom w:val="0"/>
              <w:divBdr>
                <w:top w:val="none" w:sz="0" w:space="0" w:color="auto"/>
                <w:left w:val="none" w:sz="0" w:space="0" w:color="auto"/>
                <w:bottom w:val="none" w:sz="0" w:space="0" w:color="auto"/>
                <w:right w:val="none" w:sz="0" w:space="0" w:color="auto"/>
              </w:divBdr>
            </w:div>
            <w:div w:id="11685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80697">
      <w:bodyDiv w:val="1"/>
      <w:marLeft w:val="0"/>
      <w:marRight w:val="0"/>
      <w:marTop w:val="0"/>
      <w:marBottom w:val="0"/>
      <w:divBdr>
        <w:top w:val="none" w:sz="0" w:space="0" w:color="auto"/>
        <w:left w:val="none" w:sz="0" w:space="0" w:color="auto"/>
        <w:bottom w:val="none" w:sz="0" w:space="0" w:color="auto"/>
        <w:right w:val="none" w:sz="0" w:space="0" w:color="auto"/>
      </w:divBdr>
      <w:divsChild>
        <w:div w:id="1489899716">
          <w:marLeft w:val="274"/>
          <w:marRight w:val="0"/>
          <w:marTop w:val="0"/>
          <w:marBottom w:val="0"/>
          <w:divBdr>
            <w:top w:val="none" w:sz="0" w:space="0" w:color="auto"/>
            <w:left w:val="none" w:sz="0" w:space="0" w:color="auto"/>
            <w:bottom w:val="none" w:sz="0" w:space="0" w:color="auto"/>
            <w:right w:val="none" w:sz="0" w:space="0" w:color="auto"/>
          </w:divBdr>
        </w:div>
      </w:divsChild>
    </w:div>
    <w:div w:id="1003900820">
      <w:bodyDiv w:val="1"/>
      <w:marLeft w:val="0"/>
      <w:marRight w:val="0"/>
      <w:marTop w:val="0"/>
      <w:marBottom w:val="0"/>
      <w:divBdr>
        <w:top w:val="none" w:sz="0" w:space="0" w:color="auto"/>
        <w:left w:val="none" w:sz="0" w:space="0" w:color="auto"/>
        <w:bottom w:val="none" w:sz="0" w:space="0" w:color="auto"/>
        <w:right w:val="none" w:sz="0" w:space="0" w:color="auto"/>
      </w:divBdr>
      <w:divsChild>
        <w:div w:id="1409772269">
          <w:marLeft w:val="274"/>
          <w:marRight w:val="0"/>
          <w:marTop w:val="0"/>
          <w:marBottom w:val="0"/>
          <w:divBdr>
            <w:top w:val="none" w:sz="0" w:space="0" w:color="auto"/>
            <w:left w:val="none" w:sz="0" w:space="0" w:color="auto"/>
            <w:bottom w:val="none" w:sz="0" w:space="0" w:color="auto"/>
            <w:right w:val="none" w:sz="0" w:space="0" w:color="auto"/>
          </w:divBdr>
        </w:div>
      </w:divsChild>
    </w:div>
    <w:div w:id="1025788226">
      <w:bodyDiv w:val="1"/>
      <w:marLeft w:val="0"/>
      <w:marRight w:val="0"/>
      <w:marTop w:val="0"/>
      <w:marBottom w:val="0"/>
      <w:divBdr>
        <w:top w:val="none" w:sz="0" w:space="0" w:color="auto"/>
        <w:left w:val="none" w:sz="0" w:space="0" w:color="auto"/>
        <w:bottom w:val="none" w:sz="0" w:space="0" w:color="auto"/>
        <w:right w:val="none" w:sz="0" w:space="0" w:color="auto"/>
      </w:divBdr>
      <w:divsChild>
        <w:div w:id="1487479065">
          <w:marLeft w:val="0"/>
          <w:marRight w:val="0"/>
          <w:marTop w:val="0"/>
          <w:marBottom w:val="0"/>
          <w:divBdr>
            <w:top w:val="none" w:sz="0" w:space="0" w:color="auto"/>
            <w:left w:val="none" w:sz="0" w:space="0" w:color="auto"/>
            <w:bottom w:val="none" w:sz="0" w:space="0" w:color="auto"/>
            <w:right w:val="none" w:sz="0" w:space="0" w:color="auto"/>
          </w:divBdr>
          <w:divsChild>
            <w:div w:id="957444168">
              <w:marLeft w:val="0"/>
              <w:marRight w:val="0"/>
              <w:marTop w:val="0"/>
              <w:marBottom w:val="0"/>
              <w:divBdr>
                <w:top w:val="none" w:sz="0" w:space="0" w:color="auto"/>
                <w:left w:val="none" w:sz="0" w:space="0" w:color="auto"/>
                <w:bottom w:val="none" w:sz="0" w:space="0" w:color="auto"/>
                <w:right w:val="none" w:sz="0" w:space="0" w:color="auto"/>
              </w:divBdr>
            </w:div>
            <w:div w:id="846210858">
              <w:marLeft w:val="0"/>
              <w:marRight w:val="0"/>
              <w:marTop w:val="0"/>
              <w:marBottom w:val="0"/>
              <w:divBdr>
                <w:top w:val="none" w:sz="0" w:space="0" w:color="auto"/>
                <w:left w:val="none" w:sz="0" w:space="0" w:color="auto"/>
                <w:bottom w:val="none" w:sz="0" w:space="0" w:color="auto"/>
                <w:right w:val="none" w:sz="0" w:space="0" w:color="auto"/>
              </w:divBdr>
            </w:div>
            <w:div w:id="30611675">
              <w:marLeft w:val="0"/>
              <w:marRight w:val="0"/>
              <w:marTop w:val="0"/>
              <w:marBottom w:val="0"/>
              <w:divBdr>
                <w:top w:val="none" w:sz="0" w:space="0" w:color="auto"/>
                <w:left w:val="none" w:sz="0" w:space="0" w:color="auto"/>
                <w:bottom w:val="none" w:sz="0" w:space="0" w:color="auto"/>
                <w:right w:val="none" w:sz="0" w:space="0" w:color="auto"/>
              </w:divBdr>
            </w:div>
            <w:div w:id="122819236">
              <w:marLeft w:val="0"/>
              <w:marRight w:val="0"/>
              <w:marTop w:val="0"/>
              <w:marBottom w:val="0"/>
              <w:divBdr>
                <w:top w:val="none" w:sz="0" w:space="0" w:color="auto"/>
                <w:left w:val="none" w:sz="0" w:space="0" w:color="auto"/>
                <w:bottom w:val="none" w:sz="0" w:space="0" w:color="auto"/>
                <w:right w:val="none" w:sz="0" w:space="0" w:color="auto"/>
              </w:divBdr>
            </w:div>
            <w:div w:id="483468873">
              <w:marLeft w:val="0"/>
              <w:marRight w:val="0"/>
              <w:marTop w:val="0"/>
              <w:marBottom w:val="0"/>
              <w:divBdr>
                <w:top w:val="none" w:sz="0" w:space="0" w:color="auto"/>
                <w:left w:val="none" w:sz="0" w:space="0" w:color="auto"/>
                <w:bottom w:val="none" w:sz="0" w:space="0" w:color="auto"/>
                <w:right w:val="none" w:sz="0" w:space="0" w:color="auto"/>
              </w:divBdr>
            </w:div>
            <w:div w:id="1245798278">
              <w:marLeft w:val="0"/>
              <w:marRight w:val="0"/>
              <w:marTop w:val="0"/>
              <w:marBottom w:val="0"/>
              <w:divBdr>
                <w:top w:val="none" w:sz="0" w:space="0" w:color="auto"/>
                <w:left w:val="none" w:sz="0" w:space="0" w:color="auto"/>
                <w:bottom w:val="none" w:sz="0" w:space="0" w:color="auto"/>
                <w:right w:val="none" w:sz="0" w:space="0" w:color="auto"/>
              </w:divBdr>
            </w:div>
            <w:div w:id="743071553">
              <w:marLeft w:val="0"/>
              <w:marRight w:val="0"/>
              <w:marTop w:val="0"/>
              <w:marBottom w:val="0"/>
              <w:divBdr>
                <w:top w:val="none" w:sz="0" w:space="0" w:color="auto"/>
                <w:left w:val="none" w:sz="0" w:space="0" w:color="auto"/>
                <w:bottom w:val="none" w:sz="0" w:space="0" w:color="auto"/>
                <w:right w:val="none" w:sz="0" w:space="0" w:color="auto"/>
              </w:divBdr>
            </w:div>
            <w:div w:id="1898281632">
              <w:marLeft w:val="0"/>
              <w:marRight w:val="0"/>
              <w:marTop w:val="0"/>
              <w:marBottom w:val="0"/>
              <w:divBdr>
                <w:top w:val="none" w:sz="0" w:space="0" w:color="auto"/>
                <w:left w:val="none" w:sz="0" w:space="0" w:color="auto"/>
                <w:bottom w:val="none" w:sz="0" w:space="0" w:color="auto"/>
                <w:right w:val="none" w:sz="0" w:space="0" w:color="auto"/>
              </w:divBdr>
            </w:div>
            <w:div w:id="171847499">
              <w:marLeft w:val="0"/>
              <w:marRight w:val="0"/>
              <w:marTop w:val="0"/>
              <w:marBottom w:val="0"/>
              <w:divBdr>
                <w:top w:val="none" w:sz="0" w:space="0" w:color="auto"/>
                <w:left w:val="none" w:sz="0" w:space="0" w:color="auto"/>
                <w:bottom w:val="none" w:sz="0" w:space="0" w:color="auto"/>
                <w:right w:val="none" w:sz="0" w:space="0" w:color="auto"/>
              </w:divBdr>
            </w:div>
            <w:div w:id="1842699257">
              <w:marLeft w:val="0"/>
              <w:marRight w:val="0"/>
              <w:marTop w:val="0"/>
              <w:marBottom w:val="0"/>
              <w:divBdr>
                <w:top w:val="none" w:sz="0" w:space="0" w:color="auto"/>
                <w:left w:val="none" w:sz="0" w:space="0" w:color="auto"/>
                <w:bottom w:val="none" w:sz="0" w:space="0" w:color="auto"/>
                <w:right w:val="none" w:sz="0" w:space="0" w:color="auto"/>
              </w:divBdr>
            </w:div>
            <w:div w:id="128595371">
              <w:marLeft w:val="0"/>
              <w:marRight w:val="0"/>
              <w:marTop w:val="0"/>
              <w:marBottom w:val="0"/>
              <w:divBdr>
                <w:top w:val="none" w:sz="0" w:space="0" w:color="auto"/>
                <w:left w:val="none" w:sz="0" w:space="0" w:color="auto"/>
                <w:bottom w:val="none" w:sz="0" w:space="0" w:color="auto"/>
                <w:right w:val="none" w:sz="0" w:space="0" w:color="auto"/>
              </w:divBdr>
            </w:div>
            <w:div w:id="1907643107">
              <w:marLeft w:val="0"/>
              <w:marRight w:val="0"/>
              <w:marTop w:val="0"/>
              <w:marBottom w:val="0"/>
              <w:divBdr>
                <w:top w:val="none" w:sz="0" w:space="0" w:color="auto"/>
                <w:left w:val="none" w:sz="0" w:space="0" w:color="auto"/>
                <w:bottom w:val="none" w:sz="0" w:space="0" w:color="auto"/>
                <w:right w:val="none" w:sz="0" w:space="0" w:color="auto"/>
              </w:divBdr>
            </w:div>
            <w:div w:id="1806046119">
              <w:marLeft w:val="0"/>
              <w:marRight w:val="0"/>
              <w:marTop w:val="0"/>
              <w:marBottom w:val="0"/>
              <w:divBdr>
                <w:top w:val="none" w:sz="0" w:space="0" w:color="auto"/>
                <w:left w:val="none" w:sz="0" w:space="0" w:color="auto"/>
                <w:bottom w:val="none" w:sz="0" w:space="0" w:color="auto"/>
                <w:right w:val="none" w:sz="0" w:space="0" w:color="auto"/>
              </w:divBdr>
            </w:div>
            <w:div w:id="237402540">
              <w:marLeft w:val="0"/>
              <w:marRight w:val="0"/>
              <w:marTop w:val="0"/>
              <w:marBottom w:val="0"/>
              <w:divBdr>
                <w:top w:val="none" w:sz="0" w:space="0" w:color="auto"/>
                <w:left w:val="none" w:sz="0" w:space="0" w:color="auto"/>
                <w:bottom w:val="none" w:sz="0" w:space="0" w:color="auto"/>
                <w:right w:val="none" w:sz="0" w:space="0" w:color="auto"/>
              </w:divBdr>
            </w:div>
            <w:div w:id="1743210285">
              <w:marLeft w:val="0"/>
              <w:marRight w:val="0"/>
              <w:marTop w:val="0"/>
              <w:marBottom w:val="0"/>
              <w:divBdr>
                <w:top w:val="none" w:sz="0" w:space="0" w:color="auto"/>
                <w:left w:val="none" w:sz="0" w:space="0" w:color="auto"/>
                <w:bottom w:val="none" w:sz="0" w:space="0" w:color="auto"/>
                <w:right w:val="none" w:sz="0" w:space="0" w:color="auto"/>
              </w:divBdr>
            </w:div>
            <w:div w:id="613245421">
              <w:marLeft w:val="0"/>
              <w:marRight w:val="0"/>
              <w:marTop w:val="0"/>
              <w:marBottom w:val="0"/>
              <w:divBdr>
                <w:top w:val="none" w:sz="0" w:space="0" w:color="auto"/>
                <w:left w:val="none" w:sz="0" w:space="0" w:color="auto"/>
                <w:bottom w:val="none" w:sz="0" w:space="0" w:color="auto"/>
                <w:right w:val="none" w:sz="0" w:space="0" w:color="auto"/>
              </w:divBdr>
            </w:div>
            <w:div w:id="1790392057">
              <w:marLeft w:val="0"/>
              <w:marRight w:val="0"/>
              <w:marTop w:val="0"/>
              <w:marBottom w:val="0"/>
              <w:divBdr>
                <w:top w:val="none" w:sz="0" w:space="0" w:color="auto"/>
                <w:left w:val="none" w:sz="0" w:space="0" w:color="auto"/>
                <w:bottom w:val="none" w:sz="0" w:space="0" w:color="auto"/>
                <w:right w:val="none" w:sz="0" w:space="0" w:color="auto"/>
              </w:divBdr>
            </w:div>
            <w:div w:id="131757329">
              <w:marLeft w:val="0"/>
              <w:marRight w:val="0"/>
              <w:marTop w:val="0"/>
              <w:marBottom w:val="0"/>
              <w:divBdr>
                <w:top w:val="none" w:sz="0" w:space="0" w:color="auto"/>
                <w:left w:val="none" w:sz="0" w:space="0" w:color="auto"/>
                <w:bottom w:val="none" w:sz="0" w:space="0" w:color="auto"/>
                <w:right w:val="none" w:sz="0" w:space="0" w:color="auto"/>
              </w:divBdr>
            </w:div>
            <w:div w:id="802498696">
              <w:marLeft w:val="0"/>
              <w:marRight w:val="0"/>
              <w:marTop w:val="0"/>
              <w:marBottom w:val="0"/>
              <w:divBdr>
                <w:top w:val="none" w:sz="0" w:space="0" w:color="auto"/>
                <w:left w:val="none" w:sz="0" w:space="0" w:color="auto"/>
                <w:bottom w:val="none" w:sz="0" w:space="0" w:color="auto"/>
                <w:right w:val="none" w:sz="0" w:space="0" w:color="auto"/>
              </w:divBdr>
            </w:div>
            <w:div w:id="1930119474">
              <w:marLeft w:val="0"/>
              <w:marRight w:val="0"/>
              <w:marTop w:val="0"/>
              <w:marBottom w:val="0"/>
              <w:divBdr>
                <w:top w:val="none" w:sz="0" w:space="0" w:color="auto"/>
                <w:left w:val="none" w:sz="0" w:space="0" w:color="auto"/>
                <w:bottom w:val="none" w:sz="0" w:space="0" w:color="auto"/>
                <w:right w:val="none" w:sz="0" w:space="0" w:color="auto"/>
              </w:divBdr>
            </w:div>
            <w:div w:id="374277524">
              <w:marLeft w:val="0"/>
              <w:marRight w:val="0"/>
              <w:marTop w:val="0"/>
              <w:marBottom w:val="0"/>
              <w:divBdr>
                <w:top w:val="none" w:sz="0" w:space="0" w:color="auto"/>
                <w:left w:val="none" w:sz="0" w:space="0" w:color="auto"/>
                <w:bottom w:val="none" w:sz="0" w:space="0" w:color="auto"/>
                <w:right w:val="none" w:sz="0" w:space="0" w:color="auto"/>
              </w:divBdr>
            </w:div>
            <w:div w:id="2127044704">
              <w:marLeft w:val="0"/>
              <w:marRight w:val="0"/>
              <w:marTop w:val="0"/>
              <w:marBottom w:val="0"/>
              <w:divBdr>
                <w:top w:val="none" w:sz="0" w:space="0" w:color="auto"/>
                <w:left w:val="none" w:sz="0" w:space="0" w:color="auto"/>
                <w:bottom w:val="none" w:sz="0" w:space="0" w:color="auto"/>
                <w:right w:val="none" w:sz="0" w:space="0" w:color="auto"/>
              </w:divBdr>
            </w:div>
            <w:div w:id="5323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77420">
      <w:bodyDiv w:val="1"/>
      <w:marLeft w:val="0"/>
      <w:marRight w:val="0"/>
      <w:marTop w:val="0"/>
      <w:marBottom w:val="0"/>
      <w:divBdr>
        <w:top w:val="none" w:sz="0" w:space="0" w:color="auto"/>
        <w:left w:val="none" w:sz="0" w:space="0" w:color="auto"/>
        <w:bottom w:val="none" w:sz="0" w:space="0" w:color="auto"/>
        <w:right w:val="none" w:sz="0" w:space="0" w:color="auto"/>
      </w:divBdr>
      <w:divsChild>
        <w:div w:id="536509637">
          <w:marLeft w:val="0"/>
          <w:marRight w:val="0"/>
          <w:marTop w:val="0"/>
          <w:marBottom w:val="0"/>
          <w:divBdr>
            <w:top w:val="none" w:sz="0" w:space="0" w:color="auto"/>
            <w:left w:val="none" w:sz="0" w:space="0" w:color="auto"/>
            <w:bottom w:val="none" w:sz="0" w:space="0" w:color="auto"/>
            <w:right w:val="none" w:sz="0" w:space="0" w:color="auto"/>
          </w:divBdr>
        </w:div>
      </w:divsChild>
    </w:div>
    <w:div w:id="1275402920">
      <w:bodyDiv w:val="1"/>
      <w:marLeft w:val="0"/>
      <w:marRight w:val="0"/>
      <w:marTop w:val="0"/>
      <w:marBottom w:val="0"/>
      <w:divBdr>
        <w:top w:val="none" w:sz="0" w:space="0" w:color="auto"/>
        <w:left w:val="none" w:sz="0" w:space="0" w:color="auto"/>
        <w:bottom w:val="none" w:sz="0" w:space="0" w:color="auto"/>
        <w:right w:val="none" w:sz="0" w:space="0" w:color="auto"/>
      </w:divBdr>
    </w:div>
    <w:div w:id="1288120181">
      <w:bodyDiv w:val="1"/>
      <w:marLeft w:val="0"/>
      <w:marRight w:val="0"/>
      <w:marTop w:val="0"/>
      <w:marBottom w:val="0"/>
      <w:divBdr>
        <w:top w:val="none" w:sz="0" w:space="0" w:color="auto"/>
        <w:left w:val="none" w:sz="0" w:space="0" w:color="auto"/>
        <w:bottom w:val="none" w:sz="0" w:space="0" w:color="auto"/>
        <w:right w:val="none" w:sz="0" w:space="0" w:color="auto"/>
      </w:divBdr>
      <w:divsChild>
        <w:div w:id="478885377">
          <w:marLeft w:val="0"/>
          <w:marRight w:val="0"/>
          <w:marTop w:val="0"/>
          <w:marBottom w:val="0"/>
          <w:divBdr>
            <w:top w:val="none" w:sz="0" w:space="0" w:color="auto"/>
            <w:left w:val="none" w:sz="0" w:space="0" w:color="auto"/>
            <w:bottom w:val="none" w:sz="0" w:space="0" w:color="auto"/>
            <w:right w:val="none" w:sz="0" w:space="0" w:color="auto"/>
          </w:divBdr>
        </w:div>
      </w:divsChild>
    </w:div>
    <w:div w:id="1374496218">
      <w:bodyDiv w:val="1"/>
      <w:marLeft w:val="0"/>
      <w:marRight w:val="0"/>
      <w:marTop w:val="0"/>
      <w:marBottom w:val="0"/>
      <w:divBdr>
        <w:top w:val="none" w:sz="0" w:space="0" w:color="auto"/>
        <w:left w:val="none" w:sz="0" w:space="0" w:color="auto"/>
        <w:bottom w:val="none" w:sz="0" w:space="0" w:color="auto"/>
        <w:right w:val="none" w:sz="0" w:space="0" w:color="auto"/>
      </w:divBdr>
      <w:divsChild>
        <w:div w:id="1425104828">
          <w:marLeft w:val="0"/>
          <w:marRight w:val="0"/>
          <w:marTop w:val="0"/>
          <w:marBottom w:val="0"/>
          <w:divBdr>
            <w:top w:val="none" w:sz="0" w:space="0" w:color="auto"/>
            <w:left w:val="none" w:sz="0" w:space="0" w:color="auto"/>
            <w:bottom w:val="none" w:sz="0" w:space="0" w:color="auto"/>
            <w:right w:val="none" w:sz="0" w:space="0" w:color="auto"/>
          </w:divBdr>
          <w:divsChild>
            <w:div w:id="1177884713">
              <w:marLeft w:val="0"/>
              <w:marRight w:val="0"/>
              <w:marTop w:val="0"/>
              <w:marBottom w:val="0"/>
              <w:divBdr>
                <w:top w:val="none" w:sz="0" w:space="0" w:color="auto"/>
                <w:left w:val="none" w:sz="0" w:space="0" w:color="auto"/>
                <w:bottom w:val="none" w:sz="0" w:space="0" w:color="auto"/>
                <w:right w:val="none" w:sz="0" w:space="0" w:color="auto"/>
              </w:divBdr>
            </w:div>
            <w:div w:id="1823960367">
              <w:marLeft w:val="0"/>
              <w:marRight w:val="0"/>
              <w:marTop w:val="0"/>
              <w:marBottom w:val="0"/>
              <w:divBdr>
                <w:top w:val="none" w:sz="0" w:space="0" w:color="auto"/>
                <w:left w:val="none" w:sz="0" w:space="0" w:color="auto"/>
                <w:bottom w:val="none" w:sz="0" w:space="0" w:color="auto"/>
                <w:right w:val="none" w:sz="0" w:space="0" w:color="auto"/>
              </w:divBdr>
            </w:div>
            <w:div w:id="128453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7724">
      <w:bodyDiv w:val="1"/>
      <w:marLeft w:val="0"/>
      <w:marRight w:val="0"/>
      <w:marTop w:val="0"/>
      <w:marBottom w:val="0"/>
      <w:divBdr>
        <w:top w:val="none" w:sz="0" w:space="0" w:color="auto"/>
        <w:left w:val="none" w:sz="0" w:space="0" w:color="auto"/>
        <w:bottom w:val="none" w:sz="0" w:space="0" w:color="auto"/>
        <w:right w:val="none" w:sz="0" w:space="0" w:color="auto"/>
      </w:divBdr>
      <w:divsChild>
        <w:div w:id="168447567">
          <w:marLeft w:val="0"/>
          <w:marRight w:val="0"/>
          <w:marTop w:val="0"/>
          <w:marBottom w:val="0"/>
          <w:divBdr>
            <w:top w:val="none" w:sz="0" w:space="0" w:color="auto"/>
            <w:left w:val="none" w:sz="0" w:space="0" w:color="auto"/>
            <w:bottom w:val="none" w:sz="0" w:space="0" w:color="auto"/>
            <w:right w:val="none" w:sz="0" w:space="0" w:color="auto"/>
          </w:divBdr>
          <w:divsChild>
            <w:div w:id="608515551">
              <w:marLeft w:val="0"/>
              <w:marRight w:val="0"/>
              <w:marTop w:val="0"/>
              <w:marBottom w:val="0"/>
              <w:divBdr>
                <w:top w:val="none" w:sz="0" w:space="0" w:color="auto"/>
                <w:left w:val="none" w:sz="0" w:space="0" w:color="auto"/>
                <w:bottom w:val="none" w:sz="0" w:space="0" w:color="auto"/>
                <w:right w:val="none" w:sz="0" w:space="0" w:color="auto"/>
              </w:divBdr>
            </w:div>
            <w:div w:id="1000277869">
              <w:marLeft w:val="0"/>
              <w:marRight w:val="0"/>
              <w:marTop w:val="0"/>
              <w:marBottom w:val="0"/>
              <w:divBdr>
                <w:top w:val="none" w:sz="0" w:space="0" w:color="auto"/>
                <w:left w:val="none" w:sz="0" w:space="0" w:color="auto"/>
                <w:bottom w:val="none" w:sz="0" w:space="0" w:color="auto"/>
                <w:right w:val="none" w:sz="0" w:space="0" w:color="auto"/>
              </w:divBdr>
            </w:div>
            <w:div w:id="2110390919">
              <w:marLeft w:val="0"/>
              <w:marRight w:val="0"/>
              <w:marTop w:val="0"/>
              <w:marBottom w:val="0"/>
              <w:divBdr>
                <w:top w:val="none" w:sz="0" w:space="0" w:color="auto"/>
                <w:left w:val="none" w:sz="0" w:space="0" w:color="auto"/>
                <w:bottom w:val="none" w:sz="0" w:space="0" w:color="auto"/>
                <w:right w:val="none" w:sz="0" w:space="0" w:color="auto"/>
              </w:divBdr>
            </w:div>
            <w:div w:id="156578015">
              <w:marLeft w:val="0"/>
              <w:marRight w:val="0"/>
              <w:marTop w:val="0"/>
              <w:marBottom w:val="0"/>
              <w:divBdr>
                <w:top w:val="none" w:sz="0" w:space="0" w:color="auto"/>
                <w:left w:val="none" w:sz="0" w:space="0" w:color="auto"/>
                <w:bottom w:val="none" w:sz="0" w:space="0" w:color="auto"/>
                <w:right w:val="none" w:sz="0" w:space="0" w:color="auto"/>
              </w:divBdr>
            </w:div>
            <w:div w:id="1764254492">
              <w:marLeft w:val="0"/>
              <w:marRight w:val="0"/>
              <w:marTop w:val="0"/>
              <w:marBottom w:val="0"/>
              <w:divBdr>
                <w:top w:val="none" w:sz="0" w:space="0" w:color="auto"/>
                <w:left w:val="none" w:sz="0" w:space="0" w:color="auto"/>
                <w:bottom w:val="none" w:sz="0" w:space="0" w:color="auto"/>
                <w:right w:val="none" w:sz="0" w:space="0" w:color="auto"/>
              </w:divBdr>
            </w:div>
            <w:div w:id="413553562">
              <w:marLeft w:val="0"/>
              <w:marRight w:val="0"/>
              <w:marTop w:val="0"/>
              <w:marBottom w:val="0"/>
              <w:divBdr>
                <w:top w:val="none" w:sz="0" w:space="0" w:color="auto"/>
                <w:left w:val="none" w:sz="0" w:space="0" w:color="auto"/>
                <w:bottom w:val="none" w:sz="0" w:space="0" w:color="auto"/>
                <w:right w:val="none" w:sz="0" w:space="0" w:color="auto"/>
              </w:divBdr>
              <w:divsChild>
                <w:div w:id="1095437882">
                  <w:marLeft w:val="0"/>
                  <w:marRight w:val="0"/>
                  <w:marTop w:val="0"/>
                  <w:marBottom w:val="0"/>
                  <w:divBdr>
                    <w:top w:val="none" w:sz="0" w:space="0" w:color="auto"/>
                    <w:left w:val="none" w:sz="0" w:space="0" w:color="auto"/>
                    <w:bottom w:val="none" w:sz="0" w:space="0" w:color="auto"/>
                    <w:right w:val="none" w:sz="0" w:space="0" w:color="auto"/>
                  </w:divBdr>
                </w:div>
                <w:div w:id="1075204334">
                  <w:marLeft w:val="0"/>
                  <w:marRight w:val="0"/>
                  <w:marTop w:val="0"/>
                  <w:marBottom w:val="0"/>
                  <w:divBdr>
                    <w:top w:val="none" w:sz="0" w:space="0" w:color="auto"/>
                    <w:left w:val="none" w:sz="0" w:space="0" w:color="auto"/>
                    <w:bottom w:val="none" w:sz="0" w:space="0" w:color="auto"/>
                    <w:right w:val="none" w:sz="0" w:space="0" w:color="auto"/>
                  </w:divBdr>
                </w:div>
                <w:div w:id="1563639556">
                  <w:marLeft w:val="0"/>
                  <w:marRight w:val="0"/>
                  <w:marTop w:val="0"/>
                  <w:marBottom w:val="0"/>
                  <w:divBdr>
                    <w:top w:val="none" w:sz="0" w:space="0" w:color="auto"/>
                    <w:left w:val="none" w:sz="0" w:space="0" w:color="auto"/>
                    <w:bottom w:val="none" w:sz="0" w:space="0" w:color="auto"/>
                    <w:right w:val="none" w:sz="0" w:space="0" w:color="auto"/>
                  </w:divBdr>
                </w:div>
              </w:divsChild>
            </w:div>
            <w:div w:id="1327172847">
              <w:marLeft w:val="0"/>
              <w:marRight w:val="0"/>
              <w:marTop w:val="0"/>
              <w:marBottom w:val="0"/>
              <w:divBdr>
                <w:top w:val="none" w:sz="0" w:space="0" w:color="auto"/>
                <w:left w:val="none" w:sz="0" w:space="0" w:color="auto"/>
                <w:bottom w:val="none" w:sz="0" w:space="0" w:color="auto"/>
                <w:right w:val="none" w:sz="0" w:space="0" w:color="auto"/>
              </w:divBdr>
            </w:div>
            <w:div w:id="1267425474">
              <w:marLeft w:val="0"/>
              <w:marRight w:val="0"/>
              <w:marTop w:val="0"/>
              <w:marBottom w:val="0"/>
              <w:divBdr>
                <w:top w:val="none" w:sz="0" w:space="0" w:color="auto"/>
                <w:left w:val="none" w:sz="0" w:space="0" w:color="auto"/>
                <w:bottom w:val="none" w:sz="0" w:space="0" w:color="auto"/>
                <w:right w:val="none" w:sz="0" w:space="0" w:color="auto"/>
              </w:divBdr>
            </w:div>
            <w:div w:id="561063106">
              <w:marLeft w:val="0"/>
              <w:marRight w:val="0"/>
              <w:marTop w:val="0"/>
              <w:marBottom w:val="0"/>
              <w:divBdr>
                <w:top w:val="none" w:sz="0" w:space="0" w:color="auto"/>
                <w:left w:val="none" w:sz="0" w:space="0" w:color="auto"/>
                <w:bottom w:val="none" w:sz="0" w:space="0" w:color="auto"/>
                <w:right w:val="none" w:sz="0" w:space="0" w:color="auto"/>
              </w:divBdr>
            </w:div>
            <w:div w:id="957415959">
              <w:marLeft w:val="0"/>
              <w:marRight w:val="0"/>
              <w:marTop w:val="0"/>
              <w:marBottom w:val="0"/>
              <w:divBdr>
                <w:top w:val="none" w:sz="0" w:space="0" w:color="auto"/>
                <w:left w:val="none" w:sz="0" w:space="0" w:color="auto"/>
                <w:bottom w:val="none" w:sz="0" w:space="0" w:color="auto"/>
                <w:right w:val="none" w:sz="0" w:space="0" w:color="auto"/>
              </w:divBdr>
            </w:div>
            <w:div w:id="1062950631">
              <w:marLeft w:val="0"/>
              <w:marRight w:val="0"/>
              <w:marTop w:val="0"/>
              <w:marBottom w:val="0"/>
              <w:divBdr>
                <w:top w:val="none" w:sz="0" w:space="0" w:color="auto"/>
                <w:left w:val="none" w:sz="0" w:space="0" w:color="auto"/>
                <w:bottom w:val="none" w:sz="0" w:space="0" w:color="auto"/>
                <w:right w:val="none" w:sz="0" w:space="0" w:color="auto"/>
              </w:divBdr>
            </w:div>
            <w:div w:id="230771099">
              <w:marLeft w:val="0"/>
              <w:marRight w:val="0"/>
              <w:marTop w:val="0"/>
              <w:marBottom w:val="0"/>
              <w:divBdr>
                <w:top w:val="none" w:sz="0" w:space="0" w:color="auto"/>
                <w:left w:val="none" w:sz="0" w:space="0" w:color="auto"/>
                <w:bottom w:val="none" w:sz="0" w:space="0" w:color="auto"/>
                <w:right w:val="none" w:sz="0" w:space="0" w:color="auto"/>
              </w:divBdr>
            </w:div>
            <w:div w:id="1488549303">
              <w:marLeft w:val="0"/>
              <w:marRight w:val="0"/>
              <w:marTop w:val="0"/>
              <w:marBottom w:val="0"/>
              <w:divBdr>
                <w:top w:val="none" w:sz="0" w:space="0" w:color="auto"/>
                <w:left w:val="none" w:sz="0" w:space="0" w:color="auto"/>
                <w:bottom w:val="none" w:sz="0" w:space="0" w:color="auto"/>
                <w:right w:val="none" w:sz="0" w:space="0" w:color="auto"/>
              </w:divBdr>
            </w:div>
            <w:div w:id="265230811">
              <w:marLeft w:val="0"/>
              <w:marRight w:val="0"/>
              <w:marTop w:val="0"/>
              <w:marBottom w:val="0"/>
              <w:divBdr>
                <w:top w:val="none" w:sz="0" w:space="0" w:color="auto"/>
                <w:left w:val="none" w:sz="0" w:space="0" w:color="auto"/>
                <w:bottom w:val="none" w:sz="0" w:space="0" w:color="auto"/>
                <w:right w:val="none" w:sz="0" w:space="0" w:color="auto"/>
              </w:divBdr>
            </w:div>
            <w:div w:id="2037122360">
              <w:marLeft w:val="0"/>
              <w:marRight w:val="0"/>
              <w:marTop w:val="0"/>
              <w:marBottom w:val="0"/>
              <w:divBdr>
                <w:top w:val="none" w:sz="0" w:space="0" w:color="auto"/>
                <w:left w:val="none" w:sz="0" w:space="0" w:color="auto"/>
                <w:bottom w:val="none" w:sz="0" w:space="0" w:color="auto"/>
                <w:right w:val="none" w:sz="0" w:space="0" w:color="auto"/>
              </w:divBdr>
            </w:div>
            <w:div w:id="883979929">
              <w:marLeft w:val="0"/>
              <w:marRight w:val="0"/>
              <w:marTop w:val="0"/>
              <w:marBottom w:val="0"/>
              <w:divBdr>
                <w:top w:val="none" w:sz="0" w:space="0" w:color="auto"/>
                <w:left w:val="none" w:sz="0" w:space="0" w:color="auto"/>
                <w:bottom w:val="none" w:sz="0" w:space="0" w:color="auto"/>
                <w:right w:val="none" w:sz="0" w:space="0" w:color="auto"/>
              </w:divBdr>
            </w:div>
            <w:div w:id="79838470">
              <w:marLeft w:val="0"/>
              <w:marRight w:val="0"/>
              <w:marTop w:val="0"/>
              <w:marBottom w:val="0"/>
              <w:divBdr>
                <w:top w:val="none" w:sz="0" w:space="0" w:color="auto"/>
                <w:left w:val="none" w:sz="0" w:space="0" w:color="auto"/>
                <w:bottom w:val="none" w:sz="0" w:space="0" w:color="auto"/>
                <w:right w:val="none" w:sz="0" w:space="0" w:color="auto"/>
              </w:divBdr>
            </w:div>
            <w:div w:id="708644334">
              <w:marLeft w:val="0"/>
              <w:marRight w:val="0"/>
              <w:marTop w:val="0"/>
              <w:marBottom w:val="0"/>
              <w:divBdr>
                <w:top w:val="none" w:sz="0" w:space="0" w:color="auto"/>
                <w:left w:val="none" w:sz="0" w:space="0" w:color="auto"/>
                <w:bottom w:val="none" w:sz="0" w:space="0" w:color="auto"/>
                <w:right w:val="none" w:sz="0" w:space="0" w:color="auto"/>
              </w:divBdr>
            </w:div>
            <w:div w:id="1616474907">
              <w:marLeft w:val="0"/>
              <w:marRight w:val="0"/>
              <w:marTop w:val="0"/>
              <w:marBottom w:val="0"/>
              <w:divBdr>
                <w:top w:val="none" w:sz="0" w:space="0" w:color="auto"/>
                <w:left w:val="none" w:sz="0" w:space="0" w:color="auto"/>
                <w:bottom w:val="none" w:sz="0" w:space="0" w:color="auto"/>
                <w:right w:val="none" w:sz="0" w:space="0" w:color="auto"/>
              </w:divBdr>
            </w:div>
            <w:div w:id="85927517">
              <w:marLeft w:val="0"/>
              <w:marRight w:val="0"/>
              <w:marTop w:val="0"/>
              <w:marBottom w:val="0"/>
              <w:divBdr>
                <w:top w:val="none" w:sz="0" w:space="0" w:color="auto"/>
                <w:left w:val="none" w:sz="0" w:space="0" w:color="auto"/>
                <w:bottom w:val="none" w:sz="0" w:space="0" w:color="auto"/>
                <w:right w:val="none" w:sz="0" w:space="0" w:color="auto"/>
              </w:divBdr>
            </w:div>
            <w:div w:id="1161699580">
              <w:marLeft w:val="0"/>
              <w:marRight w:val="0"/>
              <w:marTop w:val="0"/>
              <w:marBottom w:val="0"/>
              <w:divBdr>
                <w:top w:val="none" w:sz="0" w:space="0" w:color="auto"/>
                <w:left w:val="none" w:sz="0" w:space="0" w:color="auto"/>
                <w:bottom w:val="none" w:sz="0" w:space="0" w:color="auto"/>
                <w:right w:val="none" w:sz="0" w:space="0" w:color="auto"/>
              </w:divBdr>
            </w:div>
            <w:div w:id="2073888124">
              <w:marLeft w:val="0"/>
              <w:marRight w:val="0"/>
              <w:marTop w:val="0"/>
              <w:marBottom w:val="0"/>
              <w:divBdr>
                <w:top w:val="none" w:sz="0" w:space="0" w:color="auto"/>
                <w:left w:val="none" w:sz="0" w:space="0" w:color="auto"/>
                <w:bottom w:val="none" w:sz="0" w:space="0" w:color="auto"/>
                <w:right w:val="none" w:sz="0" w:space="0" w:color="auto"/>
              </w:divBdr>
            </w:div>
            <w:div w:id="1709522254">
              <w:marLeft w:val="0"/>
              <w:marRight w:val="0"/>
              <w:marTop w:val="0"/>
              <w:marBottom w:val="0"/>
              <w:divBdr>
                <w:top w:val="none" w:sz="0" w:space="0" w:color="auto"/>
                <w:left w:val="none" w:sz="0" w:space="0" w:color="auto"/>
                <w:bottom w:val="none" w:sz="0" w:space="0" w:color="auto"/>
                <w:right w:val="none" w:sz="0" w:space="0" w:color="auto"/>
              </w:divBdr>
            </w:div>
            <w:div w:id="413668540">
              <w:marLeft w:val="0"/>
              <w:marRight w:val="0"/>
              <w:marTop w:val="0"/>
              <w:marBottom w:val="0"/>
              <w:divBdr>
                <w:top w:val="none" w:sz="0" w:space="0" w:color="auto"/>
                <w:left w:val="none" w:sz="0" w:space="0" w:color="auto"/>
                <w:bottom w:val="none" w:sz="0" w:space="0" w:color="auto"/>
                <w:right w:val="none" w:sz="0" w:space="0" w:color="auto"/>
              </w:divBdr>
              <w:divsChild>
                <w:div w:id="1953704799">
                  <w:marLeft w:val="0"/>
                  <w:marRight w:val="0"/>
                  <w:marTop w:val="0"/>
                  <w:marBottom w:val="0"/>
                  <w:divBdr>
                    <w:top w:val="none" w:sz="0" w:space="0" w:color="auto"/>
                    <w:left w:val="none" w:sz="0" w:space="0" w:color="auto"/>
                    <w:bottom w:val="none" w:sz="0" w:space="0" w:color="auto"/>
                    <w:right w:val="none" w:sz="0" w:space="0" w:color="auto"/>
                  </w:divBdr>
                </w:div>
                <w:div w:id="1707900104">
                  <w:marLeft w:val="0"/>
                  <w:marRight w:val="0"/>
                  <w:marTop w:val="0"/>
                  <w:marBottom w:val="0"/>
                  <w:divBdr>
                    <w:top w:val="none" w:sz="0" w:space="0" w:color="auto"/>
                    <w:left w:val="none" w:sz="0" w:space="0" w:color="auto"/>
                    <w:bottom w:val="none" w:sz="0" w:space="0" w:color="auto"/>
                    <w:right w:val="none" w:sz="0" w:space="0" w:color="auto"/>
                  </w:divBdr>
                </w:div>
                <w:div w:id="986907382">
                  <w:marLeft w:val="0"/>
                  <w:marRight w:val="0"/>
                  <w:marTop w:val="0"/>
                  <w:marBottom w:val="0"/>
                  <w:divBdr>
                    <w:top w:val="none" w:sz="0" w:space="0" w:color="auto"/>
                    <w:left w:val="none" w:sz="0" w:space="0" w:color="auto"/>
                    <w:bottom w:val="none" w:sz="0" w:space="0" w:color="auto"/>
                    <w:right w:val="none" w:sz="0" w:space="0" w:color="auto"/>
                  </w:divBdr>
                </w:div>
                <w:div w:id="535460159">
                  <w:marLeft w:val="0"/>
                  <w:marRight w:val="0"/>
                  <w:marTop w:val="0"/>
                  <w:marBottom w:val="0"/>
                  <w:divBdr>
                    <w:top w:val="none" w:sz="0" w:space="0" w:color="auto"/>
                    <w:left w:val="none" w:sz="0" w:space="0" w:color="auto"/>
                    <w:bottom w:val="none" w:sz="0" w:space="0" w:color="auto"/>
                    <w:right w:val="none" w:sz="0" w:space="0" w:color="auto"/>
                  </w:divBdr>
                </w:div>
                <w:div w:id="418791873">
                  <w:marLeft w:val="0"/>
                  <w:marRight w:val="0"/>
                  <w:marTop w:val="0"/>
                  <w:marBottom w:val="0"/>
                  <w:divBdr>
                    <w:top w:val="none" w:sz="0" w:space="0" w:color="auto"/>
                    <w:left w:val="none" w:sz="0" w:space="0" w:color="auto"/>
                    <w:bottom w:val="none" w:sz="0" w:space="0" w:color="auto"/>
                    <w:right w:val="none" w:sz="0" w:space="0" w:color="auto"/>
                  </w:divBdr>
                  <w:divsChild>
                    <w:div w:id="382100635">
                      <w:marLeft w:val="0"/>
                      <w:marRight w:val="0"/>
                      <w:marTop w:val="0"/>
                      <w:marBottom w:val="0"/>
                      <w:divBdr>
                        <w:top w:val="none" w:sz="0" w:space="0" w:color="auto"/>
                        <w:left w:val="none" w:sz="0" w:space="0" w:color="auto"/>
                        <w:bottom w:val="none" w:sz="0" w:space="0" w:color="auto"/>
                        <w:right w:val="none" w:sz="0" w:space="0" w:color="auto"/>
                      </w:divBdr>
                    </w:div>
                    <w:div w:id="1097021727">
                      <w:marLeft w:val="0"/>
                      <w:marRight w:val="0"/>
                      <w:marTop w:val="0"/>
                      <w:marBottom w:val="0"/>
                      <w:divBdr>
                        <w:top w:val="none" w:sz="0" w:space="0" w:color="auto"/>
                        <w:left w:val="none" w:sz="0" w:space="0" w:color="auto"/>
                        <w:bottom w:val="none" w:sz="0" w:space="0" w:color="auto"/>
                        <w:right w:val="none" w:sz="0" w:space="0" w:color="auto"/>
                      </w:divBdr>
                    </w:div>
                    <w:div w:id="1936786548">
                      <w:marLeft w:val="0"/>
                      <w:marRight w:val="0"/>
                      <w:marTop w:val="0"/>
                      <w:marBottom w:val="0"/>
                      <w:divBdr>
                        <w:top w:val="none" w:sz="0" w:space="0" w:color="auto"/>
                        <w:left w:val="none" w:sz="0" w:space="0" w:color="auto"/>
                        <w:bottom w:val="none" w:sz="0" w:space="0" w:color="auto"/>
                        <w:right w:val="none" w:sz="0" w:space="0" w:color="auto"/>
                      </w:divBdr>
                    </w:div>
                    <w:div w:id="1692604722">
                      <w:marLeft w:val="0"/>
                      <w:marRight w:val="0"/>
                      <w:marTop w:val="0"/>
                      <w:marBottom w:val="0"/>
                      <w:divBdr>
                        <w:top w:val="none" w:sz="0" w:space="0" w:color="auto"/>
                        <w:left w:val="none" w:sz="0" w:space="0" w:color="auto"/>
                        <w:bottom w:val="none" w:sz="0" w:space="0" w:color="auto"/>
                        <w:right w:val="none" w:sz="0" w:space="0" w:color="auto"/>
                      </w:divBdr>
                    </w:div>
                    <w:div w:id="809395885">
                      <w:marLeft w:val="0"/>
                      <w:marRight w:val="0"/>
                      <w:marTop w:val="0"/>
                      <w:marBottom w:val="0"/>
                      <w:divBdr>
                        <w:top w:val="none" w:sz="0" w:space="0" w:color="auto"/>
                        <w:left w:val="none" w:sz="0" w:space="0" w:color="auto"/>
                        <w:bottom w:val="none" w:sz="0" w:space="0" w:color="auto"/>
                        <w:right w:val="none" w:sz="0" w:space="0" w:color="auto"/>
                      </w:divBdr>
                    </w:div>
                    <w:div w:id="400758512">
                      <w:marLeft w:val="0"/>
                      <w:marRight w:val="0"/>
                      <w:marTop w:val="0"/>
                      <w:marBottom w:val="0"/>
                      <w:divBdr>
                        <w:top w:val="none" w:sz="0" w:space="0" w:color="auto"/>
                        <w:left w:val="none" w:sz="0" w:space="0" w:color="auto"/>
                        <w:bottom w:val="none" w:sz="0" w:space="0" w:color="auto"/>
                        <w:right w:val="none" w:sz="0" w:space="0" w:color="auto"/>
                      </w:divBdr>
                    </w:div>
                    <w:div w:id="2131896063">
                      <w:marLeft w:val="0"/>
                      <w:marRight w:val="0"/>
                      <w:marTop w:val="0"/>
                      <w:marBottom w:val="0"/>
                      <w:divBdr>
                        <w:top w:val="none" w:sz="0" w:space="0" w:color="auto"/>
                        <w:left w:val="none" w:sz="0" w:space="0" w:color="auto"/>
                        <w:bottom w:val="none" w:sz="0" w:space="0" w:color="auto"/>
                        <w:right w:val="none" w:sz="0" w:space="0" w:color="auto"/>
                      </w:divBdr>
                    </w:div>
                    <w:div w:id="154876617">
                      <w:marLeft w:val="0"/>
                      <w:marRight w:val="0"/>
                      <w:marTop w:val="0"/>
                      <w:marBottom w:val="0"/>
                      <w:divBdr>
                        <w:top w:val="none" w:sz="0" w:space="0" w:color="auto"/>
                        <w:left w:val="none" w:sz="0" w:space="0" w:color="auto"/>
                        <w:bottom w:val="none" w:sz="0" w:space="0" w:color="auto"/>
                        <w:right w:val="none" w:sz="0" w:space="0" w:color="auto"/>
                      </w:divBdr>
                    </w:div>
                    <w:div w:id="1412240224">
                      <w:marLeft w:val="0"/>
                      <w:marRight w:val="0"/>
                      <w:marTop w:val="0"/>
                      <w:marBottom w:val="0"/>
                      <w:divBdr>
                        <w:top w:val="none" w:sz="0" w:space="0" w:color="auto"/>
                        <w:left w:val="none" w:sz="0" w:space="0" w:color="auto"/>
                        <w:bottom w:val="none" w:sz="0" w:space="0" w:color="auto"/>
                        <w:right w:val="none" w:sz="0" w:space="0" w:color="auto"/>
                      </w:divBdr>
                    </w:div>
                    <w:div w:id="1367678704">
                      <w:marLeft w:val="0"/>
                      <w:marRight w:val="0"/>
                      <w:marTop w:val="0"/>
                      <w:marBottom w:val="0"/>
                      <w:divBdr>
                        <w:top w:val="none" w:sz="0" w:space="0" w:color="auto"/>
                        <w:left w:val="none" w:sz="0" w:space="0" w:color="auto"/>
                        <w:bottom w:val="none" w:sz="0" w:space="0" w:color="auto"/>
                        <w:right w:val="none" w:sz="0" w:space="0" w:color="auto"/>
                      </w:divBdr>
                    </w:div>
                    <w:div w:id="2038000474">
                      <w:marLeft w:val="0"/>
                      <w:marRight w:val="0"/>
                      <w:marTop w:val="0"/>
                      <w:marBottom w:val="0"/>
                      <w:divBdr>
                        <w:top w:val="none" w:sz="0" w:space="0" w:color="auto"/>
                        <w:left w:val="none" w:sz="0" w:space="0" w:color="auto"/>
                        <w:bottom w:val="none" w:sz="0" w:space="0" w:color="auto"/>
                        <w:right w:val="none" w:sz="0" w:space="0" w:color="auto"/>
                      </w:divBdr>
                    </w:div>
                    <w:div w:id="1907523342">
                      <w:marLeft w:val="0"/>
                      <w:marRight w:val="0"/>
                      <w:marTop w:val="0"/>
                      <w:marBottom w:val="0"/>
                      <w:divBdr>
                        <w:top w:val="none" w:sz="0" w:space="0" w:color="auto"/>
                        <w:left w:val="none" w:sz="0" w:space="0" w:color="auto"/>
                        <w:bottom w:val="none" w:sz="0" w:space="0" w:color="auto"/>
                        <w:right w:val="none" w:sz="0" w:space="0" w:color="auto"/>
                      </w:divBdr>
                    </w:div>
                    <w:div w:id="1732268063">
                      <w:marLeft w:val="0"/>
                      <w:marRight w:val="0"/>
                      <w:marTop w:val="0"/>
                      <w:marBottom w:val="0"/>
                      <w:divBdr>
                        <w:top w:val="none" w:sz="0" w:space="0" w:color="auto"/>
                        <w:left w:val="none" w:sz="0" w:space="0" w:color="auto"/>
                        <w:bottom w:val="none" w:sz="0" w:space="0" w:color="auto"/>
                        <w:right w:val="none" w:sz="0" w:space="0" w:color="auto"/>
                      </w:divBdr>
                    </w:div>
                    <w:div w:id="1730953215">
                      <w:marLeft w:val="0"/>
                      <w:marRight w:val="0"/>
                      <w:marTop w:val="0"/>
                      <w:marBottom w:val="0"/>
                      <w:divBdr>
                        <w:top w:val="none" w:sz="0" w:space="0" w:color="auto"/>
                        <w:left w:val="none" w:sz="0" w:space="0" w:color="auto"/>
                        <w:bottom w:val="none" w:sz="0" w:space="0" w:color="auto"/>
                        <w:right w:val="none" w:sz="0" w:space="0" w:color="auto"/>
                      </w:divBdr>
                    </w:div>
                    <w:div w:id="681469840">
                      <w:marLeft w:val="0"/>
                      <w:marRight w:val="0"/>
                      <w:marTop w:val="0"/>
                      <w:marBottom w:val="0"/>
                      <w:divBdr>
                        <w:top w:val="none" w:sz="0" w:space="0" w:color="auto"/>
                        <w:left w:val="none" w:sz="0" w:space="0" w:color="auto"/>
                        <w:bottom w:val="none" w:sz="0" w:space="0" w:color="auto"/>
                        <w:right w:val="none" w:sz="0" w:space="0" w:color="auto"/>
                      </w:divBdr>
                    </w:div>
                    <w:div w:id="940063637">
                      <w:marLeft w:val="0"/>
                      <w:marRight w:val="0"/>
                      <w:marTop w:val="0"/>
                      <w:marBottom w:val="0"/>
                      <w:divBdr>
                        <w:top w:val="none" w:sz="0" w:space="0" w:color="auto"/>
                        <w:left w:val="none" w:sz="0" w:space="0" w:color="auto"/>
                        <w:bottom w:val="none" w:sz="0" w:space="0" w:color="auto"/>
                        <w:right w:val="none" w:sz="0" w:space="0" w:color="auto"/>
                      </w:divBdr>
                    </w:div>
                    <w:div w:id="1792673994">
                      <w:marLeft w:val="0"/>
                      <w:marRight w:val="0"/>
                      <w:marTop w:val="0"/>
                      <w:marBottom w:val="0"/>
                      <w:divBdr>
                        <w:top w:val="none" w:sz="0" w:space="0" w:color="auto"/>
                        <w:left w:val="none" w:sz="0" w:space="0" w:color="auto"/>
                        <w:bottom w:val="none" w:sz="0" w:space="0" w:color="auto"/>
                        <w:right w:val="none" w:sz="0" w:space="0" w:color="auto"/>
                      </w:divBdr>
                    </w:div>
                    <w:div w:id="1186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285861">
      <w:bodyDiv w:val="1"/>
      <w:marLeft w:val="0"/>
      <w:marRight w:val="0"/>
      <w:marTop w:val="0"/>
      <w:marBottom w:val="0"/>
      <w:divBdr>
        <w:top w:val="none" w:sz="0" w:space="0" w:color="auto"/>
        <w:left w:val="none" w:sz="0" w:space="0" w:color="auto"/>
        <w:bottom w:val="none" w:sz="0" w:space="0" w:color="auto"/>
        <w:right w:val="none" w:sz="0" w:space="0" w:color="auto"/>
      </w:divBdr>
      <w:divsChild>
        <w:div w:id="963773509">
          <w:marLeft w:val="274"/>
          <w:marRight w:val="0"/>
          <w:marTop w:val="0"/>
          <w:marBottom w:val="0"/>
          <w:divBdr>
            <w:top w:val="none" w:sz="0" w:space="0" w:color="auto"/>
            <w:left w:val="none" w:sz="0" w:space="0" w:color="auto"/>
            <w:bottom w:val="none" w:sz="0" w:space="0" w:color="auto"/>
            <w:right w:val="none" w:sz="0" w:space="0" w:color="auto"/>
          </w:divBdr>
        </w:div>
      </w:divsChild>
    </w:div>
    <w:div w:id="1422682920">
      <w:bodyDiv w:val="1"/>
      <w:marLeft w:val="0"/>
      <w:marRight w:val="0"/>
      <w:marTop w:val="0"/>
      <w:marBottom w:val="0"/>
      <w:divBdr>
        <w:top w:val="none" w:sz="0" w:space="0" w:color="auto"/>
        <w:left w:val="none" w:sz="0" w:space="0" w:color="auto"/>
        <w:bottom w:val="none" w:sz="0" w:space="0" w:color="auto"/>
        <w:right w:val="none" w:sz="0" w:space="0" w:color="auto"/>
      </w:divBdr>
      <w:divsChild>
        <w:div w:id="35396812">
          <w:marLeft w:val="274"/>
          <w:marRight w:val="0"/>
          <w:marTop w:val="0"/>
          <w:marBottom w:val="0"/>
          <w:divBdr>
            <w:top w:val="none" w:sz="0" w:space="0" w:color="auto"/>
            <w:left w:val="none" w:sz="0" w:space="0" w:color="auto"/>
            <w:bottom w:val="none" w:sz="0" w:space="0" w:color="auto"/>
            <w:right w:val="none" w:sz="0" w:space="0" w:color="auto"/>
          </w:divBdr>
        </w:div>
      </w:divsChild>
    </w:div>
    <w:div w:id="1490906106">
      <w:bodyDiv w:val="1"/>
      <w:marLeft w:val="0"/>
      <w:marRight w:val="0"/>
      <w:marTop w:val="0"/>
      <w:marBottom w:val="0"/>
      <w:divBdr>
        <w:top w:val="none" w:sz="0" w:space="0" w:color="auto"/>
        <w:left w:val="none" w:sz="0" w:space="0" w:color="auto"/>
        <w:bottom w:val="none" w:sz="0" w:space="0" w:color="auto"/>
        <w:right w:val="none" w:sz="0" w:space="0" w:color="auto"/>
      </w:divBdr>
      <w:divsChild>
        <w:div w:id="266667728">
          <w:marLeft w:val="0"/>
          <w:marRight w:val="0"/>
          <w:marTop w:val="0"/>
          <w:marBottom w:val="0"/>
          <w:divBdr>
            <w:top w:val="none" w:sz="0" w:space="0" w:color="auto"/>
            <w:left w:val="none" w:sz="0" w:space="0" w:color="auto"/>
            <w:bottom w:val="none" w:sz="0" w:space="0" w:color="auto"/>
            <w:right w:val="none" w:sz="0" w:space="0" w:color="auto"/>
          </w:divBdr>
        </w:div>
      </w:divsChild>
    </w:div>
    <w:div w:id="1527448030">
      <w:bodyDiv w:val="1"/>
      <w:marLeft w:val="0"/>
      <w:marRight w:val="0"/>
      <w:marTop w:val="0"/>
      <w:marBottom w:val="0"/>
      <w:divBdr>
        <w:top w:val="none" w:sz="0" w:space="0" w:color="auto"/>
        <w:left w:val="none" w:sz="0" w:space="0" w:color="auto"/>
        <w:bottom w:val="none" w:sz="0" w:space="0" w:color="auto"/>
        <w:right w:val="none" w:sz="0" w:space="0" w:color="auto"/>
      </w:divBdr>
      <w:divsChild>
        <w:div w:id="724959718">
          <w:marLeft w:val="274"/>
          <w:marRight w:val="0"/>
          <w:marTop w:val="0"/>
          <w:marBottom w:val="0"/>
          <w:divBdr>
            <w:top w:val="none" w:sz="0" w:space="0" w:color="auto"/>
            <w:left w:val="none" w:sz="0" w:space="0" w:color="auto"/>
            <w:bottom w:val="none" w:sz="0" w:space="0" w:color="auto"/>
            <w:right w:val="none" w:sz="0" w:space="0" w:color="auto"/>
          </w:divBdr>
        </w:div>
      </w:divsChild>
    </w:div>
    <w:div w:id="1546674438">
      <w:bodyDiv w:val="1"/>
      <w:marLeft w:val="0"/>
      <w:marRight w:val="0"/>
      <w:marTop w:val="0"/>
      <w:marBottom w:val="0"/>
      <w:divBdr>
        <w:top w:val="none" w:sz="0" w:space="0" w:color="auto"/>
        <w:left w:val="none" w:sz="0" w:space="0" w:color="auto"/>
        <w:bottom w:val="none" w:sz="0" w:space="0" w:color="auto"/>
        <w:right w:val="none" w:sz="0" w:space="0" w:color="auto"/>
      </w:divBdr>
      <w:divsChild>
        <w:div w:id="1564481870">
          <w:marLeft w:val="0"/>
          <w:marRight w:val="0"/>
          <w:marTop w:val="0"/>
          <w:marBottom w:val="0"/>
          <w:divBdr>
            <w:top w:val="none" w:sz="0" w:space="0" w:color="auto"/>
            <w:left w:val="none" w:sz="0" w:space="0" w:color="auto"/>
            <w:bottom w:val="none" w:sz="0" w:space="0" w:color="auto"/>
            <w:right w:val="none" w:sz="0" w:space="0" w:color="auto"/>
          </w:divBdr>
        </w:div>
      </w:divsChild>
    </w:div>
    <w:div w:id="1573812578">
      <w:bodyDiv w:val="1"/>
      <w:marLeft w:val="0"/>
      <w:marRight w:val="0"/>
      <w:marTop w:val="0"/>
      <w:marBottom w:val="0"/>
      <w:divBdr>
        <w:top w:val="none" w:sz="0" w:space="0" w:color="auto"/>
        <w:left w:val="none" w:sz="0" w:space="0" w:color="auto"/>
        <w:bottom w:val="none" w:sz="0" w:space="0" w:color="auto"/>
        <w:right w:val="none" w:sz="0" w:space="0" w:color="auto"/>
      </w:divBdr>
      <w:divsChild>
        <w:div w:id="1001392948">
          <w:marLeft w:val="274"/>
          <w:marRight w:val="0"/>
          <w:marTop w:val="0"/>
          <w:marBottom w:val="0"/>
          <w:divBdr>
            <w:top w:val="none" w:sz="0" w:space="0" w:color="auto"/>
            <w:left w:val="none" w:sz="0" w:space="0" w:color="auto"/>
            <w:bottom w:val="none" w:sz="0" w:space="0" w:color="auto"/>
            <w:right w:val="none" w:sz="0" w:space="0" w:color="auto"/>
          </w:divBdr>
        </w:div>
      </w:divsChild>
    </w:div>
    <w:div w:id="1594701120">
      <w:bodyDiv w:val="1"/>
      <w:marLeft w:val="0"/>
      <w:marRight w:val="0"/>
      <w:marTop w:val="0"/>
      <w:marBottom w:val="0"/>
      <w:divBdr>
        <w:top w:val="none" w:sz="0" w:space="0" w:color="auto"/>
        <w:left w:val="none" w:sz="0" w:space="0" w:color="auto"/>
        <w:bottom w:val="none" w:sz="0" w:space="0" w:color="auto"/>
        <w:right w:val="none" w:sz="0" w:space="0" w:color="auto"/>
      </w:divBdr>
    </w:div>
    <w:div w:id="1598635221">
      <w:bodyDiv w:val="1"/>
      <w:marLeft w:val="0"/>
      <w:marRight w:val="0"/>
      <w:marTop w:val="0"/>
      <w:marBottom w:val="0"/>
      <w:divBdr>
        <w:top w:val="none" w:sz="0" w:space="0" w:color="auto"/>
        <w:left w:val="none" w:sz="0" w:space="0" w:color="auto"/>
        <w:bottom w:val="none" w:sz="0" w:space="0" w:color="auto"/>
        <w:right w:val="none" w:sz="0" w:space="0" w:color="auto"/>
      </w:divBdr>
      <w:divsChild>
        <w:div w:id="503788770">
          <w:marLeft w:val="0"/>
          <w:marRight w:val="0"/>
          <w:marTop w:val="0"/>
          <w:marBottom w:val="0"/>
          <w:divBdr>
            <w:top w:val="none" w:sz="0" w:space="0" w:color="auto"/>
            <w:left w:val="none" w:sz="0" w:space="0" w:color="auto"/>
            <w:bottom w:val="none" w:sz="0" w:space="0" w:color="auto"/>
            <w:right w:val="none" w:sz="0" w:space="0" w:color="auto"/>
          </w:divBdr>
          <w:divsChild>
            <w:div w:id="816186456">
              <w:marLeft w:val="0"/>
              <w:marRight w:val="0"/>
              <w:marTop w:val="0"/>
              <w:marBottom w:val="0"/>
              <w:divBdr>
                <w:top w:val="none" w:sz="0" w:space="0" w:color="auto"/>
                <w:left w:val="none" w:sz="0" w:space="0" w:color="auto"/>
                <w:bottom w:val="none" w:sz="0" w:space="0" w:color="auto"/>
                <w:right w:val="none" w:sz="0" w:space="0" w:color="auto"/>
              </w:divBdr>
            </w:div>
            <w:div w:id="7272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4129">
      <w:bodyDiv w:val="1"/>
      <w:marLeft w:val="0"/>
      <w:marRight w:val="0"/>
      <w:marTop w:val="0"/>
      <w:marBottom w:val="0"/>
      <w:divBdr>
        <w:top w:val="none" w:sz="0" w:space="0" w:color="auto"/>
        <w:left w:val="none" w:sz="0" w:space="0" w:color="auto"/>
        <w:bottom w:val="none" w:sz="0" w:space="0" w:color="auto"/>
        <w:right w:val="none" w:sz="0" w:space="0" w:color="auto"/>
      </w:divBdr>
    </w:div>
    <w:div w:id="1663116783">
      <w:bodyDiv w:val="1"/>
      <w:marLeft w:val="0"/>
      <w:marRight w:val="0"/>
      <w:marTop w:val="0"/>
      <w:marBottom w:val="0"/>
      <w:divBdr>
        <w:top w:val="none" w:sz="0" w:space="0" w:color="auto"/>
        <w:left w:val="none" w:sz="0" w:space="0" w:color="auto"/>
        <w:bottom w:val="none" w:sz="0" w:space="0" w:color="auto"/>
        <w:right w:val="none" w:sz="0" w:space="0" w:color="auto"/>
      </w:divBdr>
      <w:divsChild>
        <w:div w:id="382144596">
          <w:marLeft w:val="274"/>
          <w:marRight w:val="0"/>
          <w:marTop w:val="0"/>
          <w:marBottom w:val="0"/>
          <w:divBdr>
            <w:top w:val="none" w:sz="0" w:space="0" w:color="auto"/>
            <w:left w:val="none" w:sz="0" w:space="0" w:color="auto"/>
            <w:bottom w:val="none" w:sz="0" w:space="0" w:color="auto"/>
            <w:right w:val="none" w:sz="0" w:space="0" w:color="auto"/>
          </w:divBdr>
        </w:div>
      </w:divsChild>
    </w:div>
    <w:div w:id="1691369752">
      <w:bodyDiv w:val="1"/>
      <w:marLeft w:val="0"/>
      <w:marRight w:val="0"/>
      <w:marTop w:val="0"/>
      <w:marBottom w:val="0"/>
      <w:divBdr>
        <w:top w:val="none" w:sz="0" w:space="0" w:color="auto"/>
        <w:left w:val="none" w:sz="0" w:space="0" w:color="auto"/>
        <w:bottom w:val="none" w:sz="0" w:space="0" w:color="auto"/>
        <w:right w:val="none" w:sz="0" w:space="0" w:color="auto"/>
      </w:divBdr>
      <w:divsChild>
        <w:div w:id="813451141">
          <w:marLeft w:val="274"/>
          <w:marRight w:val="0"/>
          <w:marTop w:val="0"/>
          <w:marBottom w:val="0"/>
          <w:divBdr>
            <w:top w:val="none" w:sz="0" w:space="0" w:color="auto"/>
            <w:left w:val="none" w:sz="0" w:space="0" w:color="auto"/>
            <w:bottom w:val="none" w:sz="0" w:space="0" w:color="auto"/>
            <w:right w:val="none" w:sz="0" w:space="0" w:color="auto"/>
          </w:divBdr>
        </w:div>
      </w:divsChild>
    </w:div>
    <w:div w:id="1711370095">
      <w:bodyDiv w:val="1"/>
      <w:marLeft w:val="0"/>
      <w:marRight w:val="0"/>
      <w:marTop w:val="0"/>
      <w:marBottom w:val="0"/>
      <w:divBdr>
        <w:top w:val="none" w:sz="0" w:space="0" w:color="auto"/>
        <w:left w:val="none" w:sz="0" w:space="0" w:color="auto"/>
        <w:bottom w:val="none" w:sz="0" w:space="0" w:color="auto"/>
        <w:right w:val="none" w:sz="0" w:space="0" w:color="auto"/>
      </w:divBdr>
      <w:divsChild>
        <w:div w:id="400833579">
          <w:marLeft w:val="0"/>
          <w:marRight w:val="0"/>
          <w:marTop w:val="0"/>
          <w:marBottom w:val="0"/>
          <w:divBdr>
            <w:top w:val="none" w:sz="0" w:space="0" w:color="auto"/>
            <w:left w:val="none" w:sz="0" w:space="0" w:color="auto"/>
            <w:bottom w:val="none" w:sz="0" w:space="0" w:color="auto"/>
            <w:right w:val="none" w:sz="0" w:space="0" w:color="auto"/>
          </w:divBdr>
          <w:divsChild>
            <w:div w:id="1321807350">
              <w:marLeft w:val="0"/>
              <w:marRight w:val="0"/>
              <w:marTop w:val="0"/>
              <w:marBottom w:val="0"/>
              <w:divBdr>
                <w:top w:val="none" w:sz="0" w:space="0" w:color="auto"/>
                <w:left w:val="none" w:sz="0" w:space="0" w:color="auto"/>
                <w:bottom w:val="none" w:sz="0" w:space="0" w:color="auto"/>
                <w:right w:val="none" w:sz="0" w:space="0" w:color="auto"/>
              </w:divBdr>
            </w:div>
            <w:div w:id="1513182677">
              <w:marLeft w:val="0"/>
              <w:marRight w:val="0"/>
              <w:marTop w:val="0"/>
              <w:marBottom w:val="0"/>
              <w:divBdr>
                <w:top w:val="none" w:sz="0" w:space="0" w:color="auto"/>
                <w:left w:val="none" w:sz="0" w:space="0" w:color="auto"/>
                <w:bottom w:val="none" w:sz="0" w:space="0" w:color="auto"/>
                <w:right w:val="none" w:sz="0" w:space="0" w:color="auto"/>
              </w:divBdr>
            </w:div>
            <w:div w:id="19435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588">
      <w:bodyDiv w:val="1"/>
      <w:marLeft w:val="0"/>
      <w:marRight w:val="0"/>
      <w:marTop w:val="0"/>
      <w:marBottom w:val="0"/>
      <w:divBdr>
        <w:top w:val="none" w:sz="0" w:space="0" w:color="auto"/>
        <w:left w:val="none" w:sz="0" w:space="0" w:color="auto"/>
        <w:bottom w:val="none" w:sz="0" w:space="0" w:color="auto"/>
        <w:right w:val="none" w:sz="0" w:space="0" w:color="auto"/>
      </w:divBdr>
      <w:divsChild>
        <w:div w:id="1825852757">
          <w:marLeft w:val="274"/>
          <w:marRight w:val="0"/>
          <w:marTop w:val="0"/>
          <w:marBottom w:val="0"/>
          <w:divBdr>
            <w:top w:val="none" w:sz="0" w:space="0" w:color="auto"/>
            <w:left w:val="none" w:sz="0" w:space="0" w:color="auto"/>
            <w:bottom w:val="none" w:sz="0" w:space="0" w:color="auto"/>
            <w:right w:val="none" w:sz="0" w:space="0" w:color="auto"/>
          </w:divBdr>
        </w:div>
      </w:divsChild>
    </w:div>
    <w:div w:id="1855000686">
      <w:bodyDiv w:val="1"/>
      <w:marLeft w:val="0"/>
      <w:marRight w:val="0"/>
      <w:marTop w:val="0"/>
      <w:marBottom w:val="0"/>
      <w:divBdr>
        <w:top w:val="none" w:sz="0" w:space="0" w:color="auto"/>
        <w:left w:val="none" w:sz="0" w:space="0" w:color="auto"/>
        <w:bottom w:val="none" w:sz="0" w:space="0" w:color="auto"/>
        <w:right w:val="none" w:sz="0" w:space="0" w:color="auto"/>
      </w:divBdr>
    </w:div>
    <w:div w:id="1869492321">
      <w:bodyDiv w:val="1"/>
      <w:marLeft w:val="0"/>
      <w:marRight w:val="0"/>
      <w:marTop w:val="0"/>
      <w:marBottom w:val="0"/>
      <w:divBdr>
        <w:top w:val="none" w:sz="0" w:space="0" w:color="auto"/>
        <w:left w:val="none" w:sz="0" w:space="0" w:color="auto"/>
        <w:bottom w:val="none" w:sz="0" w:space="0" w:color="auto"/>
        <w:right w:val="none" w:sz="0" w:space="0" w:color="auto"/>
      </w:divBdr>
      <w:divsChild>
        <w:div w:id="1019628409">
          <w:marLeft w:val="274"/>
          <w:marRight w:val="0"/>
          <w:marTop w:val="0"/>
          <w:marBottom w:val="0"/>
          <w:divBdr>
            <w:top w:val="none" w:sz="0" w:space="0" w:color="auto"/>
            <w:left w:val="none" w:sz="0" w:space="0" w:color="auto"/>
            <w:bottom w:val="none" w:sz="0" w:space="0" w:color="auto"/>
            <w:right w:val="none" w:sz="0" w:space="0" w:color="auto"/>
          </w:divBdr>
        </w:div>
      </w:divsChild>
    </w:div>
    <w:div w:id="1890796680">
      <w:bodyDiv w:val="1"/>
      <w:marLeft w:val="0"/>
      <w:marRight w:val="0"/>
      <w:marTop w:val="0"/>
      <w:marBottom w:val="0"/>
      <w:divBdr>
        <w:top w:val="none" w:sz="0" w:space="0" w:color="auto"/>
        <w:left w:val="none" w:sz="0" w:space="0" w:color="auto"/>
        <w:bottom w:val="none" w:sz="0" w:space="0" w:color="auto"/>
        <w:right w:val="none" w:sz="0" w:space="0" w:color="auto"/>
      </w:divBdr>
      <w:divsChild>
        <w:div w:id="161508679">
          <w:marLeft w:val="274"/>
          <w:marRight w:val="0"/>
          <w:marTop w:val="0"/>
          <w:marBottom w:val="0"/>
          <w:divBdr>
            <w:top w:val="none" w:sz="0" w:space="0" w:color="auto"/>
            <w:left w:val="none" w:sz="0" w:space="0" w:color="auto"/>
            <w:bottom w:val="none" w:sz="0" w:space="0" w:color="auto"/>
            <w:right w:val="none" w:sz="0" w:space="0" w:color="auto"/>
          </w:divBdr>
        </w:div>
      </w:divsChild>
    </w:div>
    <w:div w:id="1905487585">
      <w:bodyDiv w:val="1"/>
      <w:marLeft w:val="0"/>
      <w:marRight w:val="0"/>
      <w:marTop w:val="0"/>
      <w:marBottom w:val="0"/>
      <w:divBdr>
        <w:top w:val="none" w:sz="0" w:space="0" w:color="auto"/>
        <w:left w:val="none" w:sz="0" w:space="0" w:color="auto"/>
        <w:bottom w:val="none" w:sz="0" w:space="0" w:color="auto"/>
        <w:right w:val="none" w:sz="0" w:space="0" w:color="auto"/>
      </w:divBdr>
      <w:divsChild>
        <w:div w:id="603462347">
          <w:marLeft w:val="0"/>
          <w:marRight w:val="0"/>
          <w:marTop w:val="0"/>
          <w:marBottom w:val="0"/>
          <w:divBdr>
            <w:top w:val="none" w:sz="0" w:space="0" w:color="auto"/>
            <w:left w:val="none" w:sz="0" w:space="0" w:color="auto"/>
            <w:bottom w:val="none" w:sz="0" w:space="0" w:color="auto"/>
            <w:right w:val="none" w:sz="0" w:space="0" w:color="auto"/>
          </w:divBdr>
        </w:div>
      </w:divsChild>
    </w:div>
    <w:div w:id="1940678283">
      <w:bodyDiv w:val="1"/>
      <w:marLeft w:val="0"/>
      <w:marRight w:val="0"/>
      <w:marTop w:val="0"/>
      <w:marBottom w:val="0"/>
      <w:divBdr>
        <w:top w:val="none" w:sz="0" w:space="0" w:color="auto"/>
        <w:left w:val="none" w:sz="0" w:space="0" w:color="auto"/>
        <w:bottom w:val="none" w:sz="0" w:space="0" w:color="auto"/>
        <w:right w:val="none" w:sz="0" w:space="0" w:color="auto"/>
      </w:divBdr>
      <w:divsChild>
        <w:div w:id="1387877121">
          <w:marLeft w:val="0"/>
          <w:marRight w:val="0"/>
          <w:marTop w:val="0"/>
          <w:marBottom w:val="0"/>
          <w:divBdr>
            <w:top w:val="none" w:sz="0" w:space="0" w:color="auto"/>
            <w:left w:val="none" w:sz="0" w:space="0" w:color="auto"/>
            <w:bottom w:val="none" w:sz="0" w:space="0" w:color="auto"/>
            <w:right w:val="none" w:sz="0" w:space="0" w:color="auto"/>
          </w:divBdr>
          <w:divsChild>
            <w:div w:id="1499078343">
              <w:marLeft w:val="0"/>
              <w:marRight w:val="0"/>
              <w:marTop w:val="0"/>
              <w:marBottom w:val="0"/>
              <w:divBdr>
                <w:top w:val="none" w:sz="0" w:space="0" w:color="auto"/>
                <w:left w:val="none" w:sz="0" w:space="0" w:color="auto"/>
                <w:bottom w:val="none" w:sz="0" w:space="0" w:color="auto"/>
                <w:right w:val="none" w:sz="0" w:space="0" w:color="auto"/>
              </w:divBdr>
            </w:div>
            <w:div w:id="118131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196">
      <w:bodyDiv w:val="1"/>
      <w:marLeft w:val="0"/>
      <w:marRight w:val="0"/>
      <w:marTop w:val="0"/>
      <w:marBottom w:val="0"/>
      <w:divBdr>
        <w:top w:val="none" w:sz="0" w:space="0" w:color="auto"/>
        <w:left w:val="none" w:sz="0" w:space="0" w:color="auto"/>
        <w:bottom w:val="none" w:sz="0" w:space="0" w:color="auto"/>
        <w:right w:val="none" w:sz="0" w:space="0" w:color="auto"/>
      </w:divBdr>
    </w:div>
    <w:div w:id="1959868583">
      <w:bodyDiv w:val="1"/>
      <w:marLeft w:val="0"/>
      <w:marRight w:val="0"/>
      <w:marTop w:val="0"/>
      <w:marBottom w:val="0"/>
      <w:divBdr>
        <w:top w:val="none" w:sz="0" w:space="0" w:color="auto"/>
        <w:left w:val="none" w:sz="0" w:space="0" w:color="auto"/>
        <w:bottom w:val="none" w:sz="0" w:space="0" w:color="auto"/>
        <w:right w:val="none" w:sz="0" w:space="0" w:color="auto"/>
      </w:divBdr>
    </w:div>
    <w:div w:id="2012566264">
      <w:bodyDiv w:val="1"/>
      <w:marLeft w:val="0"/>
      <w:marRight w:val="0"/>
      <w:marTop w:val="0"/>
      <w:marBottom w:val="0"/>
      <w:divBdr>
        <w:top w:val="none" w:sz="0" w:space="0" w:color="auto"/>
        <w:left w:val="none" w:sz="0" w:space="0" w:color="auto"/>
        <w:bottom w:val="none" w:sz="0" w:space="0" w:color="auto"/>
        <w:right w:val="none" w:sz="0" w:space="0" w:color="auto"/>
      </w:divBdr>
    </w:div>
    <w:div w:id="2046246820">
      <w:bodyDiv w:val="1"/>
      <w:marLeft w:val="0"/>
      <w:marRight w:val="0"/>
      <w:marTop w:val="0"/>
      <w:marBottom w:val="0"/>
      <w:divBdr>
        <w:top w:val="none" w:sz="0" w:space="0" w:color="auto"/>
        <w:left w:val="none" w:sz="0" w:space="0" w:color="auto"/>
        <w:bottom w:val="none" w:sz="0" w:space="0" w:color="auto"/>
        <w:right w:val="none" w:sz="0" w:space="0" w:color="auto"/>
      </w:divBdr>
    </w:div>
    <w:div w:id="2146657366">
      <w:bodyDiv w:val="1"/>
      <w:marLeft w:val="0"/>
      <w:marRight w:val="0"/>
      <w:marTop w:val="0"/>
      <w:marBottom w:val="0"/>
      <w:divBdr>
        <w:top w:val="none" w:sz="0" w:space="0" w:color="auto"/>
        <w:left w:val="none" w:sz="0" w:space="0" w:color="auto"/>
        <w:bottom w:val="none" w:sz="0" w:space="0" w:color="auto"/>
        <w:right w:val="none" w:sz="0" w:space="0" w:color="auto"/>
      </w:divBdr>
      <w:divsChild>
        <w:div w:id="440608794">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backlogtool.com/git-guide/kr/"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opentutorials.org/course/785/4933" TargetMode="External"/><Relationship Id="rId11" Type="http://schemas.openxmlformats.org/officeDocument/2006/relationships/hyperlink" Target="https://bitnami.com/stack/gitlab/installer"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about.gitlab.com/downloads/"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ourcetreeapp.com/download/"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1.xml"/><Relationship Id="rId8" Type="http://schemas.openxmlformats.org/officeDocument/2006/relationships/hyperlink" Target="https://git-scm.com/book/en/v2/Getting-Started-Installing-Git"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opentutorials.org/course/1492/8035"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8C686-2B2E-44D2-810C-8BA0F4FBA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39</Pages>
  <Words>2130</Words>
  <Characters>12141</Characters>
  <Application>Microsoft Office Word</Application>
  <DocSecurity>0</DocSecurity>
  <Lines>101</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이재민</dc:creator>
  <cp:lastModifiedBy>leejaeph</cp:lastModifiedBy>
  <cp:revision>16</cp:revision>
  <dcterms:created xsi:type="dcterms:W3CDTF">2015-07-27T07:39:00Z</dcterms:created>
  <dcterms:modified xsi:type="dcterms:W3CDTF">2015-11-03T12:36:00Z</dcterms:modified>
</cp:coreProperties>
</file>